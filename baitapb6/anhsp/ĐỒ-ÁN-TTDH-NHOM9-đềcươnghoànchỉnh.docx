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C22A6" w14:textId="77777777" w:rsidR="00DA7005" w:rsidRDefault="00DA7005" w:rsidP="00DA7005">
      <w:pPr>
        <w:ind w:firstLine="0"/>
        <w:jc w:val="center"/>
        <w:rPr>
          <w:b/>
        </w:rPr>
      </w:pPr>
      <w:r w:rsidRPr="00F718CC">
        <w:rPr>
          <w:b/>
        </w:rPr>
        <w:fldChar w:fldCharType="begin"/>
      </w:r>
      <w:r w:rsidRPr="00F718CC">
        <w:rPr>
          <w:b/>
        </w:rPr>
        <w:instrText>MACROBUTTON DoFieldClick TRƯỜNG ĐẠI HỌC MỎ - ĐỊA CHẤT</w:instrText>
      </w:r>
      <w:r w:rsidRPr="00F718CC">
        <w:rPr>
          <w:b/>
        </w:rPr>
        <w:fldChar w:fldCharType="end"/>
      </w:r>
    </w:p>
    <w:p w14:paraId="3F09F0B4" w14:textId="77777777" w:rsidR="00DA7005" w:rsidRDefault="00DA7005" w:rsidP="00DA7005">
      <w:pPr>
        <w:ind w:firstLine="0"/>
        <w:jc w:val="center"/>
        <w:rPr>
          <w:b/>
        </w:rPr>
      </w:pPr>
      <w:r>
        <w:rPr>
          <w:noProof/>
          <w:lang w:val="en-US"/>
        </w:rPr>
        <w:drawing>
          <wp:inline distT="0" distB="0" distL="0" distR="0" wp14:anchorId="6BC1BE40" wp14:editId="02ACA10E">
            <wp:extent cx="1647825" cy="16478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7B63FE48" w14:textId="77777777" w:rsidR="00DA7005" w:rsidRDefault="00DA7005" w:rsidP="00DA7005">
      <w:pPr>
        <w:spacing w:before="240" w:line="240" w:lineRule="auto"/>
        <w:ind w:firstLine="0"/>
        <w:jc w:val="center"/>
        <w:rPr>
          <w:b/>
          <w:sz w:val="32"/>
          <w:szCs w:val="32"/>
          <w:lang w:val="en-US"/>
        </w:rPr>
      </w:pPr>
      <w:r w:rsidRPr="000B3681">
        <w:rPr>
          <w:b/>
          <w:sz w:val="32"/>
          <w:szCs w:val="32"/>
          <w:lang w:val="en-US"/>
        </w:rPr>
        <w:t>ĐỒ ÁN THÔNG TIN ĐỊA HỌC</w:t>
      </w:r>
    </w:p>
    <w:p w14:paraId="461F08A4" w14:textId="77777777" w:rsidR="00DA7005" w:rsidRPr="004E1D71" w:rsidRDefault="00DA7005" w:rsidP="00DA7005">
      <w:pPr>
        <w:spacing w:before="240" w:line="240" w:lineRule="auto"/>
        <w:ind w:firstLine="0"/>
        <w:jc w:val="center"/>
        <w:rPr>
          <w:sz w:val="32"/>
          <w:szCs w:val="32"/>
        </w:rPr>
      </w:pPr>
    </w:p>
    <w:p w14:paraId="2F9B586A" w14:textId="77777777" w:rsidR="00DA7005" w:rsidRPr="00DA7005" w:rsidRDefault="00DA7005">
      <w:pPr>
        <w:pStyle w:val="u2"/>
        <w:spacing w:before="0"/>
        <w:ind w:left="1417" w:right="1370" w:firstLine="451"/>
        <w:jc w:val="center"/>
        <w:rPr>
          <w:rFonts w:cs="Times New Roman"/>
          <w:color w:val="auto"/>
          <w:szCs w:val="28"/>
          <w:lang w:val="en-US"/>
          <w:rPrChange w:id="0" w:author="NGUYEN DUC TAM" w:date="2021-11-03T22:04:00Z">
            <w:rPr>
              <w:sz w:val="32"/>
              <w:lang w:val="en-US"/>
            </w:rPr>
          </w:rPrChange>
        </w:rPr>
        <w:pPrChange w:id="1" w:author="NGUYEN DUC TAM" w:date="2021-11-03T22:01:00Z">
          <w:pPr>
            <w:pStyle w:val="u2"/>
            <w:spacing w:before="0"/>
            <w:ind w:left="1417" w:right="1370" w:firstLine="451"/>
          </w:pPr>
        </w:pPrChange>
      </w:pPr>
      <w:bookmarkStart w:id="2" w:name="_Toc86835999"/>
      <w:bookmarkStart w:id="3" w:name="_Toc86873476"/>
      <w:bookmarkStart w:id="4" w:name="_Toc86873556"/>
      <w:bookmarkStart w:id="5" w:name="_Toc86874113"/>
      <w:bookmarkStart w:id="6" w:name="_Toc89122711"/>
      <w:bookmarkStart w:id="7" w:name="_Toc90447014"/>
      <w:r w:rsidRPr="00DA7005">
        <w:rPr>
          <w:rFonts w:cs="Times New Roman"/>
          <w:color w:val="auto"/>
          <w:szCs w:val="28"/>
          <w:lang w:val="en-US"/>
          <w:rPrChange w:id="8" w:author="NGUYEN DUC TAM" w:date="2021-11-03T22:04:00Z">
            <w:rPr>
              <w:sz w:val="32"/>
              <w:lang w:val="en-US"/>
            </w:rPr>
          </w:rPrChange>
        </w:rPr>
        <w:t>ĐỀ BÀI:</w:t>
      </w:r>
      <w:r w:rsidRPr="00DA7005">
        <w:rPr>
          <w:rFonts w:cs="Times New Roman"/>
          <w:color w:val="auto"/>
          <w:szCs w:val="28"/>
          <w:rPrChange w:id="9" w:author="NGUYEN DUC TAM" w:date="2021-11-03T22:04:00Z">
            <w:rPr>
              <w:sz w:val="32"/>
            </w:rPr>
          </w:rPrChange>
        </w:rPr>
        <w:t xml:space="preserve"> XÂY DỰNG WEBGIS THÔNG TIN HÀNH CHÍNH</w:t>
      </w:r>
      <w:r w:rsidRPr="00DA7005">
        <w:rPr>
          <w:rFonts w:cs="Times New Roman"/>
          <w:color w:val="auto"/>
          <w:szCs w:val="28"/>
          <w:lang w:val="en-US"/>
          <w:rPrChange w:id="10" w:author="NGUYEN DUC TAM" w:date="2021-11-03T22:04:00Z">
            <w:rPr>
              <w:sz w:val="32"/>
              <w:lang w:val="en-US"/>
            </w:rPr>
          </w:rPrChange>
        </w:rPr>
        <w:t xml:space="preserve"> THÀNH PHỐ HÀ NỘI</w:t>
      </w:r>
      <w:bookmarkEnd w:id="2"/>
      <w:bookmarkEnd w:id="3"/>
      <w:bookmarkEnd w:id="4"/>
      <w:bookmarkEnd w:id="5"/>
      <w:bookmarkEnd w:id="6"/>
      <w:bookmarkEnd w:id="7"/>
    </w:p>
    <w:p w14:paraId="759BB65E" w14:textId="77777777" w:rsidR="00DA7005" w:rsidRPr="00DA7005" w:rsidRDefault="00DA7005">
      <w:pPr>
        <w:spacing w:before="720" w:line="240" w:lineRule="auto"/>
        <w:ind w:firstLine="0"/>
        <w:jc w:val="center"/>
        <w:rPr>
          <w:sz w:val="24"/>
          <w:rPrChange w:id="11" w:author="NGUYEN DUC TAM" w:date="2021-11-03T22:01:00Z">
            <w:rPr>
              <w:b/>
            </w:rPr>
          </w:rPrChange>
        </w:rPr>
        <w:pPrChange w:id="12" w:author="NGUYEN DUC TAM" w:date="2021-11-03T22:01:00Z">
          <w:pPr>
            <w:spacing w:before="1440" w:line="240" w:lineRule="auto"/>
            <w:jc w:val="center"/>
          </w:pPr>
        </w:pPrChange>
      </w:pPr>
      <w:r>
        <w:rPr>
          <w:sz w:val="24"/>
        </w:rPr>
        <w:br/>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Change w:id="13" w:author="NGUYEN DUC TAM" w:date="2021-11-03T21:57:00Z">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PrChange>
      </w:tblPr>
      <w:tblGrid>
        <w:gridCol w:w="4219"/>
        <w:gridCol w:w="1276"/>
        <w:gridCol w:w="3509"/>
        <w:tblGridChange w:id="14">
          <w:tblGrid>
            <w:gridCol w:w="4219"/>
            <w:gridCol w:w="1276"/>
            <w:gridCol w:w="3509"/>
          </w:tblGrid>
        </w:tblGridChange>
      </w:tblGrid>
      <w:tr w:rsidR="00DA7005" w14:paraId="02A0F1E5" w14:textId="77777777" w:rsidTr="00DA7005">
        <w:trPr>
          <w:trHeight w:val="3005"/>
        </w:trPr>
        <w:tc>
          <w:tcPr>
            <w:tcW w:w="4219" w:type="dxa"/>
            <w:tcPrChange w:id="15" w:author="NGUYEN DUC TAM" w:date="2021-11-03T21:57:00Z">
              <w:tcPr>
                <w:tcW w:w="4219" w:type="dxa"/>
              </w:tcPr>
            </w:tcPrChange>
          </w:tcPr>
          <w:p w14:paraId="71B02882" w14:textId="77777777" w:rsidR="00DA7005" w:rsidRPr="00EF1D60" w:rsidRDefault="00DA7005" w:rsidP="00044CD0">
            <w:pPr>
              <w:spacing w:before="0" w:beforeAutospacing="0" w:afterAutospacing="0" w:line="240" w:lineRule="auto"/>
              <w:ind w:firstLine="0"/>
              <w:jc w:val="center"/>
              <w:rPr>
                <w:b/>
                <w:sz w:val="24"/>
                <w:lang w:val="en-US"/>
              </w:rPr>
            </w:pPr>
            <w:r>
              <w:rPr>
                <w:b/>
                <w:sz w:val="24"/>
              </w:rPr>
              <w:br/>
            </w:r>
            <w:r>
              <w:rPr>
                <w:b/>
                <w:sz w:val="24"/>
                <w:lang w:val="en-US"/>
              </w:rPr>
              <w:t>HỌC VIÊN THỰC HIỆN</w:t>
            </w:r>
          </w:p>
          <w:p w14:paraId="0E0F06E1" w14:textId="77777777" w:rsidR="00DA7005" w:rsidRPr="00CC0E43" w:rsidRDefault="00DA7005" w:rsidP="00044CD0">
            <w:pPr>
              <w:spacing w:before="1320" w:beforeAutospacing="0" w:afterAutospacing="0" w:line="240" w:lineRule="auto"/>
              <w:ind w:firstLine="0"/>
              <w:jc w:val="center"/>
              <w:rPr>
                <w:b/>
                <w:sz w:val="24"/>
                <w:lang w:val="en-US"/>
              </w:rPr>
            </w:pPr>
            <w:r>
              <w:rPr>
                <w:b/>
                <w:sz w:val="24"/>
                <w:lang w:val="en-US"/>
              </w:rPr>
              <w:t>NGUYỄN ĐỨC TÂM</w:t>
            </w:r>
            <w:r>
              <w:rPr>
                <w:b/>
                <w:sz w:val="24"/>
              </w:rPr>
              <w:br/>
            </w:r>
            <w:r>
              <w:rPr>
                <w:b/>
                <w:sz w:val="24"/>
                <w:lang w:val="en-US"/>
              </w:rPr>
              <w:t>DƯƠNG CHÍ KIÊN</w:t>
            </w:r>
          </w:p>
          <w:p w14:paraId="71879EC2" w14:textId="77777777" w:rsidR="00DA7005" w:rsidRPr="00DA7005" w:rsidRDefault="00DA7005" w:rsidP="00044CD0">
            <w:pPr>
              <w:spacing w:before="0" w:beforeAutospacing="0" w:afterAutospacing="0" w:line="240" w:lineRule="auto"/>
              <w:ind w:firstLine="0"/>
              <w:jc w:val="center"/>
              <w:rPr>
                <w:b/>
                <w:bCs/>
                <w:sz w:val="24"/>
                <w:lang w:val="en-US"/>
                <w:rPrChange w:id="16" w:author="NGUYEN DUC TAM" w:date="2021-11-03T21:58:00Z">
                  <w:rPr>
                    <w:bCs/>
                    <w:sz w:val="24"/>
                  </w:rPr>
                </w:rPrChange>
              </w:rPr>
            </w:pPr>
            <w:r w:rsidRPr="00DA7005">
              <w:rPr>
                <w:b/>
                <w:bCs/>
                <w:sz w:val="24"/>
                <w:lang w:val="en-US"/>
                <w:rPrChange w:id="17" w:author="NGUYEN DUC TAM" w:date="2021-11-03T21:58:00Z">
                  <w:rPr>
                    <w:bCs/>
                    <w:sz w:val="24"/>
                    <w:lang w:val="en-US"/>
                  </w:rPr>
                </w:rPrChange>
              </w:rPr>
              <w:t>NGUYỄN THỊ SƯƠNG</w:t>
            </w:r>
          </w:p>
        </w:tc>
        <w:tc>
          <w:tcPr>
            <w:tcW w:w="1276" w:type="dxa"/>
            <w:tcPrChange w:id="18" w:author="NGUYEN DUC TAM" w:date="2021-11-03T21:57:00Z">
              <w:tcPr>
                <w:tcW w:w="1276" w:type="dxa"/>
              </w:tcPr>
            </w:tcPrChange>
          </w:tcPr>
          <w:p w14:paraId="7AE25B14" w14:textId="77777777" w:rsidR="00DA7005" w:rsidRDefault="00DA7005" w:rsidP="00044CD0">
            <w:pPr>
              <w:spacing w:line="240" w:lineRule="auto"/>
              <w:ind w:firstLine="0"/>
              <w:jc w:val="center"/>
              <w:rPr>
                <w:b/>
              </w:rPr>
            </w:pPr>
          </w:p>
        </w:tc>
        <w:tc>
          <w:tcPr>
            <w:tcW w:w="3509" w:type="dxa"/>
            <w:tcPrChange w:id="19" w:author="NGUYEN DUC TAM" w:date="2021-11-03T21:57:00Z">
              <w:tcPr>
                <w:tcW w:w="3509" w:type="dxa"/>
              </w:tcPr>
            </w:tcPrChange>
          </w:tcPr>
          <w:p w14:paraId="58CD0FF7" w14:textId="77777777" w:rsidR="00DA7005" w:rsidRPr="00601C44" w:rsidRDefault="00DA7005" w:rsidP="00044CD0">
            <w:pPr>
              <w:spacing w:before="0" w:beforeAutospacing="0" w:afterAutospacing="0" w:line="240" w:lineRule="auto"/>
              <w:ind w:firstLine="0"/>
              <w:jc w:val="center"/>
              <w:rPr>
                <w:b/>
                <w:sz w:val="24"/>
              </w:rPr>
            </w:pPr>
            <w:r w:rsidRPr="00601C44">
              <w:rPr>
                <w:b/>
                <w:sz w:val="24"/>
              </w:rPr>
              <w:fldChar w:fldCharType="begin"/>
            </w:r>
            <w:r w:rsidRPr="00601C44">
              <w:rPr>
                <w:b/>
                <w:sz w:val="24"/>
              </w:rPr>
              <w:instrText xml:space="preserve">MACROBUTTON DoFieldClick </w:instrText>
            </w:r>
            <w:r w:rsidRPr="00A015A4">
              <w:rPr>
                <w:b/>
                <w:sz w:val="24"/>
              </w:rPr>
              <w:instrText>CÁN BỘ HƯỚNG DẪN</w:instrText>
            </w:r>
            <w:r w:rsidRPr="00601C44">
              <w:rPr>
                <w:b/>
                <w:sz w:val="24"/>
              </w:rPr>
              <w:fldChar w:fldCharType="end"/>
            </w:r>
          </w:p>
          <w:p w14:paraId="4DEA60C1" w14:textId="77777777" w:rsidR="00DA7005" w:rsidRPr="00076613" w:rsidRDefault="00DA7005" w:rsidP="00044CD0">
            <w:pPr>
              <w:spacing w:before="1320" w:beforeAutospacing="0" w:afterAutospacing="0" w:line="240" w:lineRule="auto"/>
              <w:ind w:firstLine="0"/>
              <w:jc w:val="center"/>
              <w:rPr>
                <w:b/>
                <w:sz w:val="24"/>
                <w:lang w:val="en-US"/>
              </w:rPr>
            </w:pPr>
            <w:r>
              <w:rPr>
                <w:b/>
                <w:sz w:val="24"/>
              </w:rPr>
              <w:t>TS. . NGUYỄN TH</w:t>
            </w:r>
            <w:r>
              <w:rPr>
                <w:b/>
                <w:sz w:val="24"/>
                <w:lang w:val="en-US"/>
              </w:rPr>
              <w:t>Ị MAI DUNG</w:t>
            </w:r>
          </w:p>
          <w:p w14:paraId="338EA6C7" w14:textId="77777777" w:rsidR="00DA7005" w:rsidRDefault="00DA7005" w:rsidP="00044CD0">
            <w:pPr>
              <w:spacing w:before="0" w:beforeAutospacing="0" w:afterAutospacing="0" w:line="240" w:lineRule="auto"/>
              <w:ind w:firstLine="0"/>
              <w:jc w:val="center"/>
              <w:rPr>
                <w:b/>
              </w:rPr>
            </w:pPr>
            <w:r w:rsidRPr="00601C44">
              <w:rPr>
                <w:bCs/>
                <w:sz w:val="24"/>
              </w:rPr>
              <w:fldChar w:fldCharType="begin"/>
            </w:r>
            <w:r w:rsidRPr="00601C44">
              <w:rPr>
                <w:bCs/>
                <w:sz w:val="24"/>
              </w:rPr>
              <w:instrText xml:space="preserve">MACROBUTTON DoFieldClick </w:instrText>
            </w:r>
            <w:r>
              <w:rPr>
                <w:bCs/>
                <w:sz w:val="24"/>
              </w:rPr>
              <w:instrText>[Bộ môn Tin học trắc địa]</w:instrText>
            </w:r>
            <w:r w:rsidRPr="00601C44">
              <w:rPr>
                <w:bCs/>
                <w:sz w:val="24"/>
              </w:rPr>
              <w:fldChar w:fldCharType="end"/>
            </w:r>
          </w:p>
        </w:tc>
      </w:tr>
    </w:tbl>
    <w:p w14:paraId="736C8A3F" w14:textId="0DD01928" w:rsidR="000B3681" w:rsidRDefault="000B3681" w:rsidP="00DA7005">
      <w:pPr>
        <w:spacing w:before="0" w:line="240" w:lineRule="auto"/>
        <w:ind w:firstLine="0"/>
        <w:jc w:val="left"/>
      </w:pPr>
    </w:p>
    <w:p w14:paraId="619B7AB0" w14:textId="77777777" w:rsidR="000B3681" w:rsidRPr="000B3681" w:rsidRDefault="000B3681" w:rsidP="000B3681"/>
    <w:p w14:paraId="3CE58463" w14:textId="77777777" w:rsidR="000B3681" w:rsidRPr="000B3681" w:rsidRDefault="000B3681" w:rsidP="000B3681"/>
    <w:p w14:paraId="4FD6FC41" w14:textId="77777777" w:rsidR="000B3681" w:rsidRPr="000B3681" w:rsidRDefault="000B3681" w:rsidP="000B3681"/>
    <w:p w14:paraId="0361B9D3" w14:textId="05983C1C" w:rsidR="000B3681" w:rsidRDefault="000B3681" w:rsidP="000B3681"/>
    <w:p w14:paraId="3C46A044" w14:textId="1959BD6C" w:rsidR="000B3681" w:rsidRDefault="000B3681" w:rsidP="000B3681">
      <w:pPr>
        <w:tabs>
          <w:tab w:val="left" w:pos="4260"/>
        </w:tabs>
      </w:pPr>
      <w:r>
        <w:tab/>
      </w:r>
    </w:p>
    <w:p w14:paraId="4BB21B48" w14:textId="4FA91A0A" w:rsidR="00DA7005" w:rsidRPr="000B3681" w:rsidRDefault="00DA7005" w:rsidP="000B3681">
      <w:pPr>
        <w:tabs>
          <w:tab w:val="left" w:pos="4260"/>
        </w:tabs>
        <w:sectPr w:rsidR="00DA7005" w:rsidRPr="000B3681" w:rsidSect="00044CD0">
          <w:footerReference w:type="even" r:id="rId9"/>
          <w:pgSz w:w="11907" w:h="16840" w:code="9"/>
          <w:pgMar w:top="1701" w:right="708" w:bottom="1701" w:left="1985" w:header="709" w:footer="709" w:gutter="0"/>
          <w:pgBorders>
            <w:top w:val="twistedLines1" w:sz="12" w:space="1" w:color="auto"/>
            <w:left w:val="twistedLines1" w:sz="12" w:space="4" w:color="auto"/>
            <w:bottom w:val="twistedLines1" w:sz="12" w:space="1" w:color="auto"/>
            <w:right w:val="twistedLines1" w:sz="12" w:space="4" w:color="auto"/>
          </w:pgBorders>
          <w:cols w:space="708"/>
          <w:docGrid w:linePitch="360"/>
        </w:sectPr>
      </w:pPr>
    </w:p>
    <w:p w14:paraId="50CA85A0" w14:textId="77777777" w:rsidR="00EE20D0" w:rsidRDefault="00EE20D0" w:rsidP="00EE20D0">
      <w:pPr>
        <w:pStyle w:val="u1"/>
        <w:rPr>
          <w:lang w:val="en-US"/>
        </w:rPr>
      </w:pPr>
      <w:bookmarkStart w:id="20" w:name="_Toc86836002"/>
      <w:bookmarkStart w:id="21" w:name="_Toc86873478"/>
      <w:bookmarkStart w:id="22" w:name="_Toc86873558"/>
      <w:bookmarkStart w:id="23" w:name="_Toc90447015"/>
      <w:r>
        <w:rPr>
          <w:lang w:val="en-US"/>
        </w:rPr>
        <w:lastRenderedPageBreak/>
        <w:t>MỤC LỤC</w:t>
      </w:r>
      <w:bookmarkEnd w:id="23"/>
    </w:p>
    <w:sdt>
      <w:sdtPr>
        <w:rPr>
          <w:rFonts w:eastAsia="Times New Roman" w:cs="Times New Roman"/>
          <w:b w:val="0"/>
          <w:color w:val="auto"/>
          <w:sz w:val="26"/>
          <w:szCs w:val="24"/>
          <w:lang w:val="vi-VN"/>
        </w:rPr>
        <w:id w:val="-1694292251"/>
        <w:docPartObj>
          <w:docPartGallery w:val="Table of Contents"/>
          <w:docPartUnique/>
        </w:docPartObj>
      </w:sdtPr>
      <w:sdtEndPr>
        <w:rPr>
          <w:bCs/>
          <w:noProof/>
        </w:rPr>
      </w:sdtEndPr>
      <w:sdtContent>
        <w:p w14:paraId="1C112AE5" w14:textId="29D9535A" w:rsidR="00EE20D0" w:rsidRDefault="00EE20D0">
          <w:pPr>
            <w:pStyle w:val="uMucluc"/>
          </w:pPr>
        </w:p>
        <w:p w14:paraId="58968AA8" w14:textId="4CC0911E" w:rsidR="00AB6455" w:rsidRDefault="00AB6455">
          <w:pPr>
            <w:pStyle w:val="Mucluc2"/>
            <w:tabs>
              <w:tab w:val="right" w:leader="dot" w:pos="877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447014" w:history="1">
            <w:r w:rsidRPr="00574ECA">
              <w:rPr>
                <w:rStyle w:val="Siuktni"/>
                <w:rFonts w:cs="Times New Roman"/>
                <w:noProof/>
                <w:lang w:val="en-US"/>
              </w:rPr>
              <w:t>ĐỀ BÀI:</w:t>
            </w:r>
            <w:r w:rsidRPr="00574ECA">
              <w:rPr>
                <w:rStyle w:val="Siuktni"/>
                <w:rFonts w:cs="Times New Roman"/>
                <w:noProof/>
              </w:rPr>
              <w:t xml:space="preserve"> XÂY DỰNG WEBGIS THÔNG TIN HÀNH CHÍNH</w:t>
            </w:r>
            <w:r w:rsidRPr="00574ECA">
              <w:rPr>
                <w:rStyle w:val="Siuktni"/>
                <w:rFonts w:cs="Times New Roman"/>
                <w:noProof/>
                <w:lang w:val="en-US"/>
              </w:rPr>
              <w:t xml:space="preserve"> THÀNH PHỐ HÀ NỘI</w:t>
            </w:r>
            <w:r>
              <w:rPr>
                <w:noProof/>
                <w:webHidden/>
              </w:rPr>
              <w:tab/>
            </w:r>
            <w:r>
              <w:rPr>
                <w:noProof/>
                <w:webHidden/>
              </w:rPr>
              <w:fldChar w:fldCharType="begin"/>
            </w:r>
            <w:r>
              <w:rPr>
                <w:noProof/>
                <w:webHidden/>
              </w:rPr>
              <w:instrText xml:space="preserve"> PAGEREF _Toc90447014 \h </w:instrText>
            </w:r>
            <w:r>
              <w:rPr>
                <w:noProof/>
                <w:webHidden/>
              </w:rPr>
            </w:r>
            <w:r>
              <w:rPr>
                <w:noProof/>
                <w:webHidden/>
              </w:rPr>
              <w:fldChar w:fldCharType="separate"/>
            </w:r>
            <w:r>
              <w:rPr>
                <w:noProof/>
                <w:webHidden/>
              </w:rPr>
              <w:t>1</w:t>
            </w:r>
            <w:r>
              <w:rPr>
                <w:noProof/>
                <w:webHidden/>
              </w:rPr>
              <w:fldChar w:fldCharType="end"/>
            </w:r>
          </w:hyperlink>
        </w:p>
        <w:p w14:paraId="22524485" w14:textId="456F04C3" w:rsidR="00AB6455" w:rsidRDefault="00AB6455">
          <w:pPr>
            <w:pStyle w:val="Mucluc1"/>
            <w:rPr>
              <w:rFonts w:asciiTheme="minorHAnsi" w:eastAsiaTheme="minorEastAsia" w:hAnsiTheme="minorHAnsi" w:cstheme="minorBidi"/>
              <w:noProof/>
              <w:sz w:val="22"/>
              <w:szCs w:val="22"/>
              <w:lang w:val="en-US"/>
            </w:rPr>
          </w:pPr>
          <w:hyperlink w:anchor="_Toc90447015" w:history="1">
            <w:r w:rsidRPr="00574ECA">
              <w:rPr>
                <w:rStyle w:val="Siuktni"/>
                <w:noProof/>
                <w:lang w:val="en-US"/>
              </w:rPr>
              <w:t>MỤC LỤC</w:t>
            </w:r>
            <w:r>
              <w:rPr>
                <w:noProof/>
                <w:webHidden/>
              </w:rPr>
              <w:tab/>
            </w:r>
            <w:r>
              <w:rPr>
                <w:noProof/>
                <w:webHidden/>
              </w:rPr>
              <w:fldChar w:fldCharType="begin"/>
            </w:r>
            <w:r>
              <w:rPr>
                <w:noProof/>
                <w:webHidden/>
              </w:rPr>
              <w:instrText xml:space="preserve"> PAGEREF _Toc90447015 \h </w:instrText>
            </w:r>
            <w:r>
              <w:rPr>
                <w:noProof/>
                <w:webHidden/>
              </w:rPr>
            </w:r>
            <w:r>
              <w:rPr>
                <w:noProof/>
                <w:webHidden/>
              </w:rPr>
              <w:fldChar w:fldCharType="separate"/>
            </w:r>
            <w:r>
              <w:rPr>
                <w:noProof/>
                <w:webHidden/>
              </w:rPr>
              <w:t>2</w:t>
            </w:r>
            <w:r>
              <w:rPr>
                <w:noProof/>
                <w:webHidden/>
              </w:rPr>
              <w:fldChar w:fldCharType="end"/>
            </w:r>
          </w:hyperlink>
        </w:p>
        <w:p w14:paraId="491B74F6" w14:textId="57FD350B" w:rsidR="00AB6455" w:rsidRDefault="00AB6455">
          <w:pPr>
            <w:pStyle w:val="Mucluc1"/>
            <w:rPr>
              <w:rFonts w:asciiTheme="minorHAnsi" w:eastAsiaTheme="minorEastAsia" w:hAnsiTheme="minorHAnsi" w:cstheme="minorBidi"/>
              <w:noProof/>
              <w:sz w:val="22"/>
              <w:szCs w:val="22"/>
              <w:lang w:val="en-US"/>
            </w:rPr>
          </w:pPr>
          <w:hyperlink w:anchor="_Toc90447016" w:history="1">
            <w:r w:rsidRPr="00574ECA">
              <w:rPr>
                <w:rStyle w:val="Siuktni"/>
                <w:noProof/>
                <w:lang w:val="en-US"/>
              </w:rPr>
              <w:t>DANH MỤC HÌNH ẢNH</w:t>
            </w:r>
            <w:r>
              <w:rPr>
                <w:noProof/>
                <w:webHidden/>
              </w:rPr>
              <w:tab/>
            </w:r>
            <w:r>
              <w:rPr>
                <w:noProof/>
                <w:webHidden/>
              </w:rPr>
              <w:fldChar w:fldCharType="begin"/>
            </w:r>
            <w:r>
              <w:rPr>
                <w:noProof/>
                <w:webHidden/>
              </w:rPr>
              <w:instrText xml:space="preserve"> PAGEREF _Toc90447016 \h </w:instrText>
            </w:r>
            <w:r>
              <w:rPr>
                <w:noProof/>
                <w:webHidden/>
              </w:rPr>
            </w:r>
            <w:r>
              <w:rPr>
                <w:noProof/>
                <w:webHidden/>
              </w:rPr>
              <w:fldChar w:fldCharType="separate"/>
            </w:r>
            <w:r>
              <w:rPr>
                <w:noProof/>
                <w:webHidden/>
              </w:rPr>
              <w:t>4</w:t>
            </w:r>
            <w:r>
              <w:rPr>
                <w:noProof/>
                <w:webHidden/>
              </w:rPr>
              <w:fldChar w:fldCharType="end"/>
            </w:r>
          </w:hyperlink>
        </w:p>
        <w:p w14:paraId="3D62E89E" w14:textId="3BA91C75" w:rsidR="00AB6455" w:rsidRDefault="00AB6455">
          <w:pPr>
            <w:pStyle w:val="Mucluc1"/>
            <w:rPr>
              <w:rFonts w:asciiTheme="minorHAnsi" w:eastAsiaTheme="minorEastAsia" w:hAnsiTheme="minorHAnsi" w:cstheme="minorBidi"/>
              <w:noProof/>
              <w:sz w:val="22"/>
              <w:szCs w:val="22"/>
              <w:lang w:val="en-US"/>
            </w:rPr>
          </w:pPr>
          <w:hyperlink w:anchor="_Toc90447017" w:history="1">
            <w:r w:rsidRPr="00574ECA">
              <w:rPr>
                <w:rStyle w:val="Siuktni"/>
                <w:noProof/>
                <w:lang w:val="en-US"/>
              </w:rPr>
              <w:t>QUÁ TRÌNH LÊN Ý TƯỞNG (SCAMPER)</w:t>
            </w:r>
            <w:r>
              <w:rPr>
                <w:noProof/>
                <w:webHidden/>
              </w:rPr>
              <w:tab/>
            </w:r>
            <w:r>
              <w:rPr>
                <w:noProof/>
                <w:webHidden/>
              </w:rPr>
              <w:fldChar w:fldCharType="begin"/>
            </w:r>
            <w:r>
              <w:rPr>
                <w:noProof/>
                <w:webHidden/>
              </w:rPr>
              <w:instrText xml:space="preserve"> PAGEREF _Toc90447017 \h </w:instrText>
            </w:r>
            <w:r>
              <w:rPr>
                <w:noProof/>
                <w:webHidden/>
              </w:rPr>
            </w:r>
            <w:r>
              <w:rPr>
                <w:noProof/>
                <w:webHidden/>
              </w:rPr>
              <w:fldChar w:fldCharType="separate"/>
            </w:r>
            <w:r>
              <w:rPr>
                <w:noProof/>
                <w:webHidden/>
              </w:rPr>
              <w:t>5</w:t>
            </w:r>
            <w:r>
              <w:rPr>
                <w:noProof/>
                <w:webHidden/>
              </w:rPr>
              <w:fldChar w:fldCharType="end"/>
            </w:r>
          </w:hyperlink>
        </w:p>
        <w:p w14:paraId="1682DAC7" w14:textId="4E17295D" w:rsidR="00AB6455" w:rsidRDefault="00AB6455">
          <w:pPr>
            <w:pStyle w:val="Mucluc2"/>
            <w:tabs>
              <w:tab w:val="right" w:leader="dot" w:pos="8778"/>
            </w:tabs>
            <w:rPr>
              <w:rFonts w:asciiTheme="minorHAnsi" w:eastAsiaTheme="minorEastAsia" w:hAnsiTheme="minorHAnsi"/>
              <w:noProof/>
              <w:sz w:val="22"/>
              <w:lang w:val="en-US"/>
            </w:rPr>
          </w:pPr>
          <w:hyperlink w:anchor="_Toc90447018" w:history="1">
            <w:r w:rsidRPr="00574ECA">
              <w:rPr>
                <w:rStyle w:val="Siuktni"/>
                <w:noProof/>
              </w:rPr>
              <w:t>Giai đoạn 1 :Thay thế một điều gì đó (SUBSTITUE)</w:t>
            </w:r>
            <w:r>
              <w:rPr>
                <w:noProof/>
                <w:webHidden/>
              </w:rPr>
              <w:tab/>
            </w:r>
            <w:r>
              <w:rPr>
                <w:noProof/>
                <w:webHidden/>
              </w:rPr>
              <w:fldChar w:fldCharType="begin"/>
            </w:r>
            <w:r>
              <w:rPr>
                <w:noProof/>
                <w:webHidden/>
              </w:rPr>
              <w:instrText xml:space="preserve"> PAGEREF _Toc90447018 \h </w:instrText>
            </w:r>
            <w:r>
              <w:rPr>
                <w:noProof/>
                <w:webHidden/>
              </w:rPr>
            </w:r>
            <w:r>
              <w:rPr>
                <w:noProof/>
                <w:webHidden/>
              </w:rPr>
              <w:fldChar w:fldCharType="separate"/>
            </w:r>
            <w:r>
              <w:rPr>
                <w:noProof/>
                <w:webHidden/>
              </w:rPr>
              <w:t>5</w:t>
            </w:r>
            <w:r>
              <w:rPr>
                <w:noProof/>
                <w:webHidden/>
              </w:rPr>
              <w:fldChar w:fldCharType="end"/>
            </w:r>
          </w:hyperlink>
        </w:p>
        <w:p w14:paraId="350FD4EB" w14:textId="08BE99E8" w:rsidR="00AB6455" w:rsidRDefault="00AB6455">
          <w:pPr>
            <w:pStyle w:val="Mucluc2"/>
            <w:tabs>
              <w:tab w:val="right" w:leader="dot" w:pos="8778"/>
            </w:tabs>
            <w:rPr>
              <w:rFonts w:asciiTheme="minorHAnsi" w:eastAsiaTheme="minorEastAsia" w:hAnsiTheme="minorHAnsi"/>
              <w:noProof/>
              <w:sz w:val="22"/>
              <w:lang w:val="en-US"/>
            </w:rPr>
          </w:pPr>
          <w:hyperlink w:anchor="_Toc90447019" w:history="1">
            <w:r w:rsidRPr="00574ECA">
              <w:rPr>
                <w:rStyle w:val="Siuktni"/>
                <w:noProof/>
              </w:rPr>
              <w:t>Giai đoạn 2 :Kết hợp với một điều gì khác (COMBINE)</w:t>
            </w:r>
            <w:r>
              <w:rPr>
                <w:noProof/>
                <w:webHidden/>
              </w:rPr>
              <w:tab/>
            </w:r>
            <w:r>
              <w:rPr>
                <w:noProof/>
                <w:webHidden/>
              </w:rPr>
              <w:fldChar w:fldCharType="begin"/>
            </w:r>
            <w:r>
              <w:rPr>
                <w:noProof/>
                <w:webHidden/>
              </w:rPr>
              <w:instrText xml:space="preserve"> PAGEREF _Toc90447019 \h </w:instrText>
            </w:r>
            <w:r>
              <w:rPr>
                <w:noProof/>
                <w:webHidden/>
              </w:rPr>
            </w:r>
            <w:r>
              <w:rPr>
                <w:noProof/>
                <w:webHidden/>
              </w:rPr>
              <w:fldChar w:fldCharType="separate"/>
            </w:r>
            <w:r>
              <w:rPr>
                <w:noProof/>
                <w:webHidden/>
              </w:rPr>
              <w:t>6</w:t>
            </w:r>
            <w:r>
              <w:rPr>
                <w:noProof/>
                <w:webHidden/>
              </w:rPr>
              <w:fldChar w:fldCharType="end"/>
            </w:r>
          </w:hyperlink>
        </w:p>
        <w:p w14:paraId="3B67FFEE" w14:textId="00622C4B" w:rsidR="00AB6455" w:rsidRDefault="00AB6455">
          <w:pPr>
            <w:pStyle w:val="Mucluc2"/>
            <w:tabs>
              <w:tab w:val="right" w:leader="dot" w:pos="8778"/>
            </w:tabs>
            <w:rPr>
              <w:rFonts w:asciiTheme="minorHAnsi" w:eastAsiaTheme="minorEastAsia" w:hAnsiTheme="minorHAnsi"/>
              <w:noProof/>
              <w:sz w:val="22"/>
              <w:lang w:val="en-US"/>
            </w:rPr>
          </w:pPr>
          <w:hyperlink w:anchor="_Toc90447020" w:history="1">
            <w:r w:rsidRPr="00574ECA">
              <w:rPr>
                <w:rStyle w:val="Siuktni"/>
                <w:noProof/>
              </w:rPr>
              <w:t>Giai đoạn 3 :Thích ứng một điều gì đó (ADAPT)</w:t>
            </w:r>
            <w:r>
              <w:rPr>
                <w:noProof/>
                <w:webHidden/>
              </w:rPr>
              <w:tab/>
            </w:r>
            <w:r>
              <w:rPr>
                <w:noProof/>
                <w:webHidden/>
              </w:rPr>
              <w:fldChar w:fldCharType="begin"/>
            </w:r>
            <w:r>
              <w:rPr>
                <w:noProof/>
                <w:webHidden/>
              </w:rPr>
              <w:instrText xml:space="preserve"> PAGEREF _Toc90447020 \h </w:instrText>
            </w:r>
            <w:r>
              <w:rPr>
                <w:noProof/>
                <w:webHidden/>
              </w:rPr>
            </w:r>
            <w:r>
              <w:rPr>
                <w:noProof/>
                <w:webHidden/>
              </w:rPr>
              <w:fldChar w:fldCharType="separate"/>
            </w:r>
            <w:r>
              <w:rPr>
                <w:noProof/>
                <w:webHidden/>
              </w:rPr>
              <w:t>6</w:t>
            </w:r>
            <w:r>
              <w:rPr>
                <w:noProof/>
                <w:webHidden/>
              </w:rPr>
              <w:fldChar w:fldCharType="end"/>
            </w:r>
          </w:hyperlink>
        </w:p>
        <w:p w14:paraId="1FD22F05" w14:textId="516D5F08" w:rsidR="00AB6455" w:rsidRDefault="00AB6455">
          <w:pPr>
            <w:pStyle w:val="Mucluc2"/>
            <w:tabs>
              <w:tab w:val="right" w:leader="dot" w:pos="8778"/>
            </w:tabs>
            <w:rPr>
              <w:rFonts w:asciiTheme="minorHAnsi" w:eastAsiaTheme="minorEastAsia" w:hAnsiTheme="minorHAnsi"/>
              <w:noProof/>
              <w:sz w:val="22"/>
              <w:lang w:val="en-US"/>
            </w:rPr>
          </w:pPr>
          <w:hyperlink w:anchor="_Toc90447021" w:history="1">
            <w:r w:rsidRPr="00574ECA">
              <w:rPr>
                <w:rStyle w:val="Siuktni"/>
                <w:noProof/>
              </w:rPr>
              <w:t>Giai đoạn 4 :Tăng cường/Điều chỉnh (MAGNIFY/MODIFY)</w:t>
            </w:r>
            <w:r>
              <w:rPr>
                <w:noProof/>
                <w:webHidden/>
              </w:rPr>
              <w:tab/>
            </w:r>
            <w:r>
              <w:rPr>
                <w:noProof/>
                <w:webHidden/>
              </w:rPr>
              <w:fldChar w:fldCharType="begin"/>
            </w:r>
            <w:r>
              <w:rPr>
                <w:noProof/>
                <w:webHidden/>
              </w:rPr>
              <w:instrText xml:space="preserve"> PAGEREF _Toc90447021 \h </w:instrText>
            </w:r>
            <w:r>
              <w:rPr>
                <w:noProof/>
                <w:webHidden/>
              </w:rPr>
            </w:r>
            <w:r>
              <w:rPr>
                <w:noProof/>
                <w:webHidden/>
              </w:rPr>
              <w:fldChar w:fldCharType="separate"/>
            </w:r>
            <w:r>
              <w:rPr>
                <w:noProof/>
                <w:webHidden/>
              </w:rPr>
              <w:t>6</w:t>
            </w:r>
            <w:r>
              <w:rPr>
                <w:noProof/>
                <w:webHidden/>
              </w:rPr>
              <w:fldChar w:fldCharType="end"/>
            </w:r>
          </w:hyperlink>
        </w:p>
        <w:p w14:paraId="5D629953" w14:textId="682A6F61" w:rsidR="00AB6455" w:rsidRDefault="00AB6455">
          <w:pPr>
            <w:pStyle w:val="Mucluc2"/>
            <w:tabs>
              <w:tab w:val="right" w:leader="dot" w:pos="8778"/>
            </w:tabs>
            <w:rPr>
              <w:rFonts w:asciiTheme="minorHAnsi" w:eastAsiaTheme="minorEastAsia" w:hAnsiTheme="minorHAnsi"/>
              <w:noProof/>
              <w:sz w:val="22"/>
              <w:lang w:val="en-US"/>
            </w:rPr>
          </w:pPr>
          <w:hyperlink w:anchor="_Toc90447022" w:history="1">
            <w:r w:rsidRPr="00574ECA">
              <w:rPr>
                <w:rStyle w:val="Siuktni"/>
                <w:noProof/>
              </w:rPr>
              <w:t>Giai đoạn 5 :Đặt vào những ứng dụng khác (PUT TO OTHER USES)</w:t>
            </w:r>
            <w:r>
              <w:rPr>
                <w:noProof/>
                <w:webHidden/>
              </w:rPr>
              <w:tab/>
            </w:r>
            <w:r>
              <w:rPr>
                <w:noProof/>
                <w:webHidden/>
              </w:rPr>
              <w:fldChar w:fldCharType="begin"/>
            </w:r>
            <w:r>
              <w:rPr>
                <w:noProof/>
                <w:webHidden/>
              </w:rPr>
              <w:instrText xml:space="preserve"> PAGEREF _Toc90447022 \h </w:instrText>
            </w:r>
            <w:r>
              <w:rPr>
                <w:noProof/>
                <w:webHidden/>
              </w:rPr>
            </w:r>
            <w:r>
              <w:rPr>
                <w:noProof/>
                <w:webHidden/>
              </w:rPr>
              <w:fldChar w:fldCharType="separate"/>
            </w:r>
            <w:r>
              <w:rPr>
                <w:noProof/>
                <w:webHidden/>
              </w:rPr>
              <w:t>7</w:t>
            </w:r>
            <w:r>
              <w:rPr>
                <w:noProof/>
                <w:webHidden/>
              </w:rPr>
              <w:fldChar w:fldCharType="end"/>
            </w:r>
          </w:hyperlink>
        </w:p>
        <w:p w14:paraId="2AA0DC12" w14:textId="5643222C" w:rsidR="00AB6455" w:rsidRDefault="00AB6455">
          <w:pPr>
            <w:pStyle w:val="Mucluc2"/>
            <w:tabs>
              <w:tab w:val="right" w:leader="dot" w:pos="8778"/>
            </w:tabs>
            <w:rPr>
              <w:rFonts w:asciiTheme="minorHAnsi" w:eastAsiaTheme="minorEastAsia" w:hAnsiTheme="minorHAnsi"/>
              <w:noProof/>
              <w:sz w:val="22"/>
              <w:lang w:val="en-US"/>
            </w:rPr>
          </w:pPr>
          <w:hyperlink w:anchor="_Toc90447023" w:history="1">
            <w:r w:rsidRPr="00574ECA">
              <w:rPr>
                <w:rStyle w:val="Siuktni"/>
                <w:noProof/>
              </w:rPr>
              <w:t>Giai đoạn 6 :Loại bỏ (ELIMINATE)</w:t>
            </w:r>
            <w:r>
              <w:rPr>
                <w:noProof/>
                <w:webHidden/>
              </w:rPr>
              <w:tab/>
            </w:r>
            <w:r>
              <w:rPr>
                <w:noProof/>
                <w:webHidden/>
              </w:rPr>
              <w:fldChar w:fldCharType="begin"/>
            </w:r>
            <w:r>
              <w:rPr>
                <w:noProof/>
                <w:webHidden/>
              </w:rPr>
              <w:instrText xml:space="preserve"> PAGEREF _Toc90447023 \h </w:instrText>
            </w:r>
            <w:r>
              <w:rPr>
                <w:noProof/>
                <w:webHidden/>
              </w:rPr>
            </w:r>
            <w:r>
              <w:rPr>
                <w:noProof/>
                <w:webHidden/>
              </w:rPr>
              <w:fldChar w:fldCharType="separate"/>
            </w:r>
            <w:r>
              <w:rPr>
                <w:noProof/>
                <w:webHidden/>
              </w:rPr>
              <w:t>7</w:t>
            </w:r>
            <w:r>
              <w:rPr>
                <w:noProof/>
                <w:webHidden/>
              </w:rPr>
              <w:fldChar w:fldCharType="end"/>
            </w:r>
          </w:hyperlink>
        </w:p>
        <w:p w14:paraId="78276CFC" w14:textId="7D29DC8A" w:rsidR="00AB6455" w:rsidRDefault="00AB6455">
          <w:pPr>
            <w:pStyle w:val="Mucluc2"/>
            <w:tabs>
              <w:tab w:val="right" w:leader="dot" w:pos="8778"/>
            </w:tabs>
            <w:rPr>
              <w:rFonts w:asciiTheme="minorHAnsi" w:eastAsiaTheme="minorEastAsia" w:hAnsiTheme="minorHAnsi"/>
              <w:noProof/>
              <w:sz w:val="22"/>
              <w:lang w:val="en-US"/>
            </w:rPr>
          </w:pPr>
          <w:hyperlink w:anchor="_Toc90447024" w:history="1">
            <w:r w:rsidRPr="00574ECA">
              <w:rPr>
                <w:rStyle w:val="Siuktni"/>
                <w:noProof/>
              </w:rPr>
              <w:t>Giai đoạn 7 :Tái cấu trúc/đảo ngược (REARRANGE/REVERSE)</w:t>
            </w:r>
            <w:r>
              <w:rPr>
                <w:noProof/>
                <w:webHidden/>
              </w:rPr>
              <w:tab/>
            </w:r>
            <w:r>
              <w:rPr>
                <w:noProof/>
                <w:webHidden/>
              </w:rPr>
              <w:fldChar w:fldCharType="begin"/>
            </w:r>
            <w:r>
              <w:rPr>
                <w:noProof/>
                <w:webHidden/>
              </w:rPr>
              <w:instrText xml:space="preserve"> PAGEREF _Toc90447024 \h </w:instrText>
            </w:r>
            <w:r>
              <w:rPr>
                <w:noProof/>
                <w:webHidden/>
              </w:rPr>
            </w:r>
            <w:r>
              <w:rPr>
                <w:noProof/>
                <w:webHidden/>
              </w:rPr>
              <w:fldChar w:fldCharType="separate"/>
            </w:r>
            <w:r>
              <w:rPr>
                <w:noProof/>
                <w:webHidden/>
              </w:rPr>
              <w:t>7</w:t>
            </w:r>
            <w:r>
              <w:rPr>
                <w:noProof/>
                <w:webHidden/>
              </w:rPr>
              <w:fldChar w:fldCharType="end"/>
            </w:r>
          </w:hyperlink>
        </w:p>
        <w:p w14:paraId="1B8D0692" w14:textId="31E989E2" w:rsidR="00AB6455" w:rsidRDefault="00AB6455">
          <w:pPr>
            <w:pStyle w:val="Mucluc2"/>
            <w:tabs>
              <w:tab w:val="right" w:leader="dot" w:pos="8778"/>
            </w:tabs>
            <w:rPr>
              <w:rFonts w:asciiTheme="minorHAnsi" w:eastAsiaTheme="minorEastAsia" w:hAnsiTheme="minorHAnsi"/>
              <w:noProof/>
              <w:sz w:val="22"/>
              <w:lang w:val="en-US"/>
            </w:rPr>
          </w:pPr>
          <w:hyperlink w:anchor="_Toc90447025" w:history="1">
            <w:r w:rsidRPr="00574ECA">
              <w:rPr>
                <w:rStyle w:val="Siuktni"/>
                <w:noProof/>
              </w:rPr>
              <w:t>Phần kết luận</w:t>
            </w:r>
            <w:r>
              <w:rPr>
                <w:noProof/>
                <w:webHidden/>
              </w:rPr>
              <w:tab/>
            </w:r>
            <w:r>
              <w:rPr>
                <w:noProof/>
                <w:webHidden/>
              </w:rPr>
              <w:fldChar w:fldCharType="begin"/>
            </w:r>
            <w:r>
              <w:rPr>
                <w:noProof/>
                <w:webHidden/>
              </w:rPr>
              <w:instrText xml:space="preserve"> PAGEREF _Toc90447025 \h </w:instrText>
            </w:r>
            <w:r>
              <w:rPr>
                <w:noProof/>
                <w:webHidden/>
              </w:rPr>
            </w:r>
            <w:r>
              <w:rPr>
                <w:noProof/>
                <w:webHidden/>
              </w:rPr>
              <w:fldChar w:fldCharType="separate"/>
            </w:r>
            <w:r>
              <w:rPr>
                <w:noProof/>
                <w:webHidden/>
              </w:rPr>
              <w:t>7</w:t>
            </w:r>
            <w:r>
              <w:rPr>
                <w:noProof/>
                <w:webHidden/>
              </w:rPr>
              <w:fldChar w:fldCharType="end"/>
            </w:r>
          </w:hyperlink>
        </w:p>
        <w:p w14:paraId="0C41CECE" w14:textId="2DBB699D" w:rsidR="00AB6455" w:rsidRDefault="00AB6455">
          <w:pPr>
            <w:pStyle w:val="Mucluc1"/>
            <w:rPr>
              <w:rFonts w:asciiTheme="minorHAnsi" w:eastAsiaTheme="minorEastAsia" w:hAnsiTheme="minorHAnsi" w:cstheme="minorBidi"/>
              <w:noProof/>
              <w:sz w:val="22"/>
              <w:szCs w:val="22"/>
              <w:lang w:val="en-US"/>
            </w:rPr>
          </w:pPr>
          <w:hyperlink w:anchor="_Toc90447026" w:history="1">
            <w:r w:rsidRPr="00574ECA">
              <w:rPr>
                <w:rStyle w:val="Siuktni"/>
                <w:noProof/>
                <w:lang w:val="en-US"/>
              </w:rPr>
              <w:t>TÓM TẮT QUÁ TRÌNH THỰC HIỆN</w:t>
            </w:r>
            <w:r>
              <w:rPr>
                <w:noProof/>
                <w:webHidden/>
              </w:rPr>
              <w:tab/>
            </w:r>
            <w:r>
              <w:rPr>
                <w:noProof/>
                <w:webHidden/>
              </w:rPr>
              <w:fldChar w:fldCharType="begin"/>
            </w:r>
            <w:r>
              <w:rPr>
                <w:noProof/>
                <w:webHidden/>
              </w:rPr>
              <w:instrText xml:space="preserve"> PAGEREF _Toc90447026 \h </w:instrText>
            </w:r>
            <w:r>
              <w:rPr>
                <w:noProof/>
                <w:webHidden/>
              </w:rPr>
            </w:r>
            <w:r>
              <w:rPr>
                <w:noProof/>
                <w:webHidden/>
              </w:rPr>
              <w:fldChar w:fldCharType="separate"/>
            </w:r>
            <w:r>
              <w:rPr>
                <w:noProof/>
                <w:webHidden/>
              </w:rPr>
              <w:t>8</w:t>
            </w:r>
            <w:r>
              <w:rPr>
                <w:noProof/>
                <w:webHidden/>
              </w:rPr>
              <w:fldChar w:fldCharType="end"/>
            </w:r>
          </w:hyperlink>
        </w:p>
        <w:p w14:paraId="53A77E6A" w14:textId="4DA09A72" w:rsidR="00AB6455" w:rsidRDefault="00AB6455">
          <w:pPr>
            <w:pStyle w:val="Mucluc1"/>
            <w:rPr>
              <w:rFonts w:asciiTheme="minorHAnsi" w:eastAsiaTheme="minorEastAsia" w:hAnsiTheme="minorHAnsi" w:cstheme="minorBidi"/>
              <w:noProof/>
              <w:sz w:val="22"/>
              <w:szCs w:val="22"/>
              <w:lang w:val="en-US"/>
            </w:rPr>
          </w:pPr>
          <w:hyperlink w:anchor="_Toc90447027" w:history="1">
            <w:r w:rsidRPr="00574ECA">
              <w:rPr>
                <w:rStyle w:val="Siuktni"/>
                <w:noProof/>
              </w:rPr>
              <w:t>CHƯƠNG 1 : MỞ ĐẦU</w:t>
            </w:r>
            <w:r>
              <w:rPr>
                <w:noProof/>
                <w:webHidden/>
              </w:rPr>
              <w:tab/>
            </w:r>
            <w:r>
              <w:rPr>
                <w:noProof/>
                <w:webHidden/>
              </w:rPr>
              <w:fldChar w:fldCharType="begin"/>
            </w:r>
            <w:r>
              <w:rPr>
                <w:noProof/>
                <w:webHidden/>
              </w:rPr>
              <w:instrText xml:space="preserve"> PAGEREF _Toc90447027 \h </w:instrText>
            </w:r>
            <w:r>
              <w:rPr>
                <w:noProof/>
                <w:webHidden/>
              </w:rPr>
            </w:r>
            <w:r>
              <w:rPr>
                <w:noProof/>
                <w:webHidden/>
              </w:rPr>
              <w:fldChar w:fldCharType="separate"/>
            </w:r>
            <w:r>
              <w:rPr>
                <w:noProof/>
                <w:webHidden/>
              </w:rPr>
              <w:t>9</w:t>
            </w:r>
            <w:r>
              <w:rPr>
                <w:noProof/>
                <w:webHidden/>
              </w:rPr>
              <w:fldChar w:fldCharType="end"/>
            </w:r>
          </w:hyperlink>
        </w:p>
        <w:p w14:paraId="5BA99095" w14:textId="2D2790DB"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28" w:history="1">
            <w:r w:rsidRPr="00574ECA">
              <w:rPr>
                <w:rStyle w:val="Siuktni"/>
                <w:noProof/>
              </w:rPr>
              <w:t>1.1.</w:t>
            </w:r>
            <w:r>
              <w:rPr>
                <w:rFonts w:asciiTheme="minorHAnsi" w:eastAsiaTheme="minorEastAsia" w:hAnsiTheme="minorHAnsi"/>
                <w:noProof/>
                <w:sz w:val="22"/>
                <w:lang w:val="en-US"/>
              </w:rPr>
              <w:tab/>
            </w:r>
            <w:r w:rsidRPr="00574ECA">
              <w:rPr>
                <w:rStyle w:val="Siuktni"/>
                <w:noProof/>
              </w:rPr>
              <w:t>Tính cấp thiết</w:t>
            </w:r>
            <w:r>
              <w:rPr>
                <w:noProof/>
                <w:webHidden/>
              </w:rPr>
              <w:tab/>
            </w:r>
            <w:r>
              <w:rPr>
                <w:noProof/>
                <w:webHidden/>
              </w:rPr>
              <w:fldChar w:fldCharType="begin"/>
            </w:r>
            <w:r>
              <w:rPr>
                <w:noProof/>
                <w:webHidden/>
              </w:rPr>
              <w:instrText xml:space="preserve"> PAGEREF _Toc90447028 \h </w:instrText>
            </w:r>
            <w:r>
              <w:rPr>
                <w:noProof/>
                <w:webHidden/>
              </w:rPr>
            </w:r>
            <w:r>
              <w:rPr>
                <w:noProof/>
                <w:webHidden/>
              </w:rPr>
              <w:fldChar w:fldCharType="separate"/>
            </w:r>
            <w:r>
              <w:rPr>
                <w:noProof/>
                <w:webHidden/>
              </w:rPr>
              <w:t>9</w:t>
            </w:r>
            <w:r>
              <w:rPr>
                <w:noProof/>
                <w:webHidden/>
              </w:rPr>
              <w:fldChar w:fldCharType="end"/>
            </w:r>
          </w:hyperlink>
        </w:p>
        <w:p w14:paraId="131C896F" w14:textId="22C539BE"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29" w:history="1">
            <w:r w:rsidRPr="00574ECA">
              <w:rPr>
                <w:rStyle w:val="Siuktni"/>
                <w:noProof/>
              </w:rPr>
              <w:t>1.2.</w:t>
            </w:r>
            <w:r>
              <w:rPr>
                <w:rFonts w:asciiTheme="minorHAnsi" w:eastAsiaTheme="minorEastAsia" w:hAnsiTheme="minorHAnsi"/>
                <w:noProof/>
                <w:sz w:val="22"/>
                <w:lang w:val="en-US"/>
              </w:rPr>
              <w:tab/>
            </w:r>
            <w:r w:rsidRPr="00574ECA">
              <w:rPr>
                <w:rStyle w:val="Siuktni"/>
                <w:noProof/>
              </w:rPr>
              <w:t>Mục tiêu đề tài</w:t>
            </w:r>
            <w:r>
              <w:rPr>
                <w:noProof/>
                <w:webHidden/>
              </w:rPr>
              <w:tab/>
            </w:r>
            <w:r>
              <w:rPr>
                <w:noProof/>
                <w:webHidden/>
              </w:rPr>
              <w:fldChar w:fldCharType="begin"/>
            </w:r>
            <w:r>
              <w:rPr>
                <w:noProof/>
                <w:webHidden/>
              </w:rPr>
              <w:instrText xml:space="preserve"> PAGEREF _Toc90447029 \h </w:instrText>
            </w:r>
            <w:r>
              <w:rPr>
                <w:noProof/>
                <w:webHidden/>
              </w:rPr>
            </w:r>
            <w:r>
              <w:rPr>
                <w:noProof/>
                <w:webHidden/>
              </w:rPr>
              <w:fldChar w:fldCharType="separate"/>
            </w:r>
            <w:r>
              <w:rPr>
                <w:noProof/>
                <w:webHidden/>
              </w:rPr>
              <w:t>9</w:t>
            </w:r>
            <w:r>
              <w:rPr>
                <w:noProof/>
                <w:webHidden/>
              </w:rPr>
              <w:fldChar w:fldCharType="end"/>
            </w:r>
          </w:hyperlink>
        </w:p>
        <w:p w14:paraId="48D130FB" w14:textId="0B15E1D1"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30" w:history="1">
            <w:r w:rsidRPr="00574ECA">
              <w:rPr>
                <w:rStyle w:val="Siuktni"/>
                <w:noProof/>
              </w:rPr>
              <w:t>1.3.</w:t>
            </w:r>
            <w:r>
              <w:rPr>
                <w:rFonts w:asciiTheme="minorHAnsi" w:eastAsiaTheme="minorEastAsia" w:hAnsiTheme="minorHAnsi"/>
                <w:noProof/>
                <w:sz w:val="22"/>
                <w:lang w:val="en-US"/>
              </w:rPr>
              <w:tab/>
            </w:r>
            <w:r w:rsidRPr="00574ECA">
              <w:rPr>
                <w:rStyle w:val="Siuktni"/>
                <w:noProof/>
              </w:rPr>
              <w:t>Nội dung và công nghệ</w:t>
            </w:r>
            <w:r>
              <w:rPr>
                <w:noProof/>
                <w:webHidden/>
              </w:rPr>
              <w:tab/>
            </w:r>
            <w:r>
              <w:rPr>
                <w:noProof/>
                <w:webHidden/>
              </w:rPr>
              <w:fldChar w:fldCharType="begin"/>
            </w:r>
            <w:r>
              <w:rPr>
                <w:noProof/>
                <w:webHidden/>
              </w:rPr>
              <w:instrText xml:space="preserve"> PAGEREF _Toc90447030 \h </w:instrText>
            </w:r>
            <w:r>
              <w:rPr>
                <w:noProof/>
                <w:webHidden/>
              </w:rPr>
            </w:r>
            <w:r>
              <w:rPr>
                <w:noProof/>
                <w:webHidden/>
              </w:rPr>
              <w:fldChar w:fldCharType="separate"/>
            </w:r>
            <w:r>
              <w:rPr>
                <w:noProof/>
                <w:webHidden/>
              </w:rPr>
              <w:t>9</w:t>
            </w:r>
            <w:r>
              <w:rPr>
                <w:noProof/>
                <w:webHidden/>
              </w:rPr>
              <w:fldChar w:fldCharType="end"/>
            </w:r>
          </w:hyperlink>
        </w:p>
        <w:p w14:paraId="1C50D5DE" w14:textId="5FC41D88" w:rsidR="00AB6455" w:rsidRDefault="00AB6455">
          <w:pPr>
            <w:pStyle w:val="Mucluc1"/>
            <w:rPr>
              <w:rFonts w:asciiTheme="minorHAnsi" w:eastAsiaTheme="minorEastAsia" w:hAnsiTheme="minorHAnsi" w:cstheme="minorBidi"/>
              <w:noProof/>
              <w:sz w:val="22"/>
              <w:szCs w:val="22"/>
              <w:lang w:val="en-US"/>
            </w:rPr>
          </w:pPr>
          <w:hyperlink w:anchor="_Toc90447031" w:history="1">
            <w:r w:rsidRPr="00574ECA">
              <w:rPr>
                <w:rStyle w:val="Siuktni"/>
                <w:noProof/>
                <w:lang w:val="en-US"/>
              </w:rPr>
              <w:t>CHƯƠNG 2 : TỔNG QUAN</w:t>
            </w:r>
            <w:r>
              <w:rPr>
                <w:noProof/>
                <w:webHidden/>
              </w:rPr>
              <w:tab/>
            </w:r>
            <w:r>
              <w:rPr>
                <w:noProof/>
                <w:webHidden/>
              </w:rPr>
              <w:fldChar w:fldCharType="begin"/>
            </w:r>
            <w:r>
              <w:rPr>
                <w:noProof/>
                <w:webHidden/>
              </w:rPr>
              <w:instrText xml:space="preserve"> PAGEREF _Toc90447031 \h </w:instrText>
            </w:r>
            <w:r>
              <w:rPr>
                <w:noProof/>
                <w:webHidden/>
              </w:rPr>
            </w:r>
            <w:r>
              <w:rPr>
                <w:noProof/>
                <w:webHidden/>
              </w:rPr>
              <w:fldChar w:fldCharType="separate"/>
            </w:r>
            <w:r>
              <w:rPr>
                <w:noProof/>
                <w:webHidden/>
              </w:rPr>
              <w:t>10</w:t>
            </w:r>
            <w:r>
              <w:rPr>
                <w:noProof/>
                <w:webHidden/>
              </w:rPr>
              <w:fldChar w:fldCharType="end"/>
            </w:r>
          </w:hyperlink>
        </w:p>
        <w:p w14:paraId="64296077" w14:textId="2032C01D"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32" w:history="1">
            <w:r w:rsidRPr="00574ECA">
              <w:rPr>
                <w:rStyle w:val="Siuktni"/>
                <w:noProof/>
              </w:rPr>
              <w:t>2.1.</w:t>
            </w:r>
            <w:r>
              <w:rPr>
                <w:rFonts w:asciiTheme="minorHAnsi" w:eastAsiaTheme="minorEastAsia" w:hAnsiTheme="minorHAnsi"/>
                <w:noProof/>
                <w:sz w:val="22"/>
                <w:lang w:val="en-US"/>
              </w:rPr>
              <w:tab/>
            </w:r>
            <w:r w:rsidRPr="00574ECA">
              <w:rPr>
                <w:rStyle w:val="Siuktni"/>
                <w:noProof/>
              </w:rPr>
              <w:t>Thông tin về thành phố Hà Nội</w:t>
            </w:r>
            <w:r>
              <w:rPr>
                <w:noProof/>
                <w:webHidden/>
              </w:rPr>
              <w:tab/>
            </w:r>
            <w:r>
              <w:rPr>
                <w:noProof/>
                <w:webHidden/>
              </w:rPr>
              <w:fldChar w:fldCharType="begin"/>
            </w:r>
            <w:r>
              <w:rPr>
                <w:noProof/>
                <w:webHidden/>
              </w:rPr>
              <w:instrText xml:space="preserve"> PAGEREF _Toc90447032 \h </w:instrText>
            </w:r>
            <w:r>
              <w:rPr>
                <w:noProof/>
                <w:webHidden/>
              </w:rPr>
            </w:r>
            <w:r>
              <w:rPr>
                <w:noProof/>
                <w:webHidden/>
              </w:rPr>
              <w:fldChar w:fldCharType="separate"/>
            </w:r>
            <w:r>
              <w:rPr>
                <w:noProof/>
                <w:webHidden/>
              </w:rPr>
              <w:t>10</w:t>
            </w:r>
            <w:r>
              <w:rPr>
                <w:noProof/>
                <w:webHidden/>
              </w:rPr>
              <w:fldChar w:fldCharType="end"/>
            </w:r>
          </w:hyperlink>
        </w:p>
        <w:p w14:paraId="2266A5A0" w14:textId="1FBC41A7"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33" w:history="1">
            <w:r w:rsidRPr="00574ECA">
              <w:rPr>
                <w:rStyle w:val="Siuktni"/>
                <w:noProof/>
              </w:rPr>
              <w:t>2.2.</w:t>
            </w:r>
            <w:r>
              <w:rPr>
                <w:rFonts w:asciiTheme="minorHAnsi" w:eastAsiaTheme="minorEastAsia" w:hAnsiTheme="minorHAnsi"/>
                <w:noProof/>
                <w:sz w:val="22"/>
                <w:lang w:val="en-US"/>
              </w:rPr>
              <w:tab/>
            </w:r>
            <w:r w:rsidRPr="00574ECA">
              <w:rPr>
                <w:rStyle w:val="Siuktni"/>
                <w:noProof/>
              </w:rPr>
              <w:t>Giới thiệu công nghệ mã nguồn mở GeoServer và thư viện mã nguồn mở OpenLayers</w:t>
            </w:r>
            <w:r>
              <w:rPr>
                <w:noProof/>
                <w:webHidden/>
              </w:rPr>
              <w:tab/>
            </w:r>
            <w:r>
              <w:rPr>
                <w:noProof/>
                <w:webHidden/>
              </w:rPr>
              <w:fldChar w:fldCharType="begin"/>
            </w:r>
            <w:r>
              <w:rPr>
                <w:noProof/>
                <w:webHidden/>
              </w:rPr>
              <w:instrText xml:space="preserve"> PAGEREF _Toc90447033 \h </w:instrText>
            </w:r>
            <w:r>
              <w:rPr>
                <w:noProof/>
                <w:webHidden/>
              </w:rPr>
            </w:r>
            <w:r>
              <w:rPr>
                <w:noProof/>
                <w:webHidden/>
              </w:rPr>
              <w:fldChar w:fldCharType="separate"/>
            </w:r>
            <w:r>
              <w:rPr>
                <w:noProof/>
                <w:webHidden/>
              </w:rPr>
              <w:t>11</w:t>
            </w:r>
            <w:r>
              <w:rPr>
                <w:noProof/>
                <w:webHidden/>
              </w:rPr>
              <w:fldChar w:fldCharType="end"/>
            </w:r>
          </w:hyperlink>
        </w:p>
        <w:p w14:paraId="56ECB048" w14:textId="4F53F9C8" w:rsidR="00AB6455" w:rsidRDefault="00AB6455">
          <w:pPr>
            <w:pStyle w:val="Mucluc3"/>
            <w:tabs>
              <w:tab w:val="left" w:pos="1892"/>
            </w:tabs>
            <w:rPr>
              <w:rFonts w:asciiTheme="minorHAnsi" w:eastAsiaTheme="minorEastAsia" w:hAnsiTheme="minorHAnsi" w:cstheme="minorBidi"/>
              <w:color w:val="auto"/>
              <w:sz w:val="22"/>
              <w:szCs w:val="22"/>
            </w:rPr>
          </w:pPr>
          <w:hyperlink w:anchor="_Toc90447034" w:history="1">
            <w:r w:rsidRPr="00574ECA">
              <w:rPr>
                <w:rStyle w:val="Siuktni"/>
              </w:rPr>
              <w:t>2.2.1.</w:t>
            </w:r>
            <w:r>
              <w:rPr>
                <w:rFonts w:asciiTheme="minorHAnsi" w:eastAsiaTheme="minorEastAsia" w:hAnsiTheme="minorHAnsi" w:cstheme="minorBidi"/>
                <w:color w:val="auto"/>
                <w:sz w:val="22"/>
                <w:szCs w:val="22"/>
              </w:rPr>
              <w:tab/>
            </w:r>
            <w:r w:rsidRPr="00574ECA">
              <w:rPr>
                <w:rStyle w:val="Siuktni"/>
              </w:rPr>
              <w:t>Giới thiệu công nghệ mã nguồn mở GeoServer và thư     viện mã nguồn mở OpenLayers</w:t>
            </w:r>
            <w:r>
              <w:rPr>
                <w:webHidden/>
              </w:rPr>
              <w:tab/>
            </w:r>
            <w:r>
              <w:rPr>
                <w:webHidden/>
              </w:rPr>
              <w:fldChar w:fldCharType="begin"/>
            </w:r>
            <w:r>
              <w:rPr>
                <w:webHidden/>
              </w:rPr>
              <w:instrText xml:space="preserve"> PAGEREF _Toc90447034 \h </w:instrText>
            </w:r>
            <w:r>
              <w:rPr>
                <w:webHidden/>
              </w:rPr>
            </w:r>
            <w:r>
              <w:rPr>
                <w:webHidden/>
              </w:rPr>
              <w:fldChar w:fldCharType="separate"/>
            </w:r>
            <w:r>
              <w:rPr>
                <w:webHidden/>
              </w:rPr>
              <w:t>11</w:t>
            </w:r>
            <w:r>
              <w:rPr>
                <w:webHidden/>
              </w:rPr>
              <w:fldChar w:fldCharType="end"/>
            </w:r>
          </w:hyperlink>
        </w:p>
        <w:p w14:paraId="5133AD18" w14:textId="0C09E68B" w:rsidR="00AB6455" w:rsidRDefault="00AB6455">
          <w:pPr>
            <w:pStyle w:val="Mucluc3"/>
            <w:rPr>
              <w:rFonts w:asciiTheme="minorHAnsi" w:eastAsiaTheme="minorEastAsia" w:hAnsiTheme="minorHAnsi" w:cstheme="minorBidi"/>
              <w:color w:val="auto"/>
              <w:sz w:val="22"/>
              <w:szCs w:val="22"/>
            </w:rPr>
          </w:pPr>
          <w:hyperlink w:anchor="_Toc90447035" w:history="1">
            <w:r w:rsidRPr="00574ECA">
              <w:rPr>
                <w:rStyle w:val="Siuktni"/>
              </w:rPr>
              <w:t>2.2.2. Thư viện mã nguồn mở OpenLayers</w:t>
            </w:r>
            <w:r>
              <w:rPr>
                <w:webHidden/>
              </w:rPr>
              <w:tab/>
            </w:r>
            <w:r>
              <w:rPr>
                <w:webHidden/>
              </w:rPr>
              <w:fldChar w:fldCharType="begin"/>
            </w:r>
            <w:r>
              <w:rPr>
                <w:webHidden/>
              </w:rPr>
              <w:instrText xml:space="preserve"> PAGEREF _Toc90447035 \h </w:instrText>
            </w:r>
            <w:r>
              <w:rPr>
                <w:webHidden/>
              </w:rPr>
            </w:r>
            <w:r>
              <w:rPr>
                <w:webHidden/>
              </w:rPr>
              <w:fldChar w:fldCharType="separate"/>
            </w:r>
            <w:r>
              <w:rPr>
                <w:webHidden/>
              </w:rPr>
              <w:t>12</w:t>
            </w:r>
            <w:r>
              <w:rPr>
                <w:webHidden/>
              </w:rPr>
              <w:fldChar w:fldCharType="end"/>
            </w:r>
          </w:hyperlink>
        </w:p>
        <w:p w14:paraId="468463FC" w14:textId="30198F61" w:rsidR="00AB6455" w:rsidRDefault="00AB6455">
          <w:pPr>
            <w:pStyle w:val="Mucluc2"/>
            <w:tabs>
              <w:tab w:val="right" w:leader="dot" w:pos="8778"/>
            </w:tabs>
            <w:rPr>
              <w:rFonts w:asciiTheme="minorHAnsi" w:eastAsiaTheme="minorEastAsia" w:hAnsiTheme="minorHAnsi"/>
              <w:noProof/>
              <w:sz w:val="22"/>
              <w:lang w:val="en-US"/>
            </w:rPr>
          </w:pPr>
          <w:hyperlink w:anchor="_Toc90447036" w:history="1">
            <w:r w:rsidRPr="00574ECA">
              <w:rPr>
                <w:rStyle w:val="Siuktni"/>
                <w:noProof/>
              </w:rPr>
              <w:t>2.3. Ngôn ngữ lập trình HTML,java và JavaScript</w:t>
            </w:r>
            <w:r>
              <w:rPr>
                <w:noProof/>
                <w:webHidden/>
              </w:rPr>
              <w:tab/>
            </w:r>
            <w:r>
              <w:rPr>
                <w:noProof/>
                <w:webHidden/>
              </w:rPr>
              <w:fldChar w:fldCharType="begin"/>
            </w:r>
            <w:r>
              <w:rPr>
                <w:noProof/>
                <w:webHidden/>
              </w:rPr>
              <w:instrText xml:space="preserve"> PAGEREF _Toc90447036 \h </w:instrText>
            </w:r>
            <w:r>
              <w:rPr>
                <w:noProof/>
                <w:webHidden/>
              </w:rPr>
            </w:r>
            <w:r>
              <w:rPr>
                <w:noProof/>
                <w:webHidden/>
              </w:rPr>
              <w:fldChar w:fldCharType="separate"/>
            </w:r>
            <w:r>
              <w:rPr>
                <w:noProof/>
                <w:webHidden/>
              </w:rPr>
              <w:t>13</w:t>
            </w:r>
            <w:r>
              <w:rPr>
                <w:noProof/>
                <w:webHidden/>
              </w:rPr>
              <w:fldChar w:fldCharType="end"/>
            </w:r>
          </w:hyperlink>
        </w:p>
        <w:p w14:paraId="5FFC9476" w14:textId="27186AC7" w:rsidR="00AB6455" w:rsidRDefault="00AB6455">
          <w:pPr>
            <w:pStyle w:val="Mucluc3"/>
            <w:rPr>
              <w:rFonts w:asciiTheme="minorHAnsi" w:eastAsiaTheme="minorEastAsia" w:hAnsiTheme="minorHAnsi" w:cstheme="minorBidi"/>
              <w:color w:val="auto"/>
              <w:sz w:val="22"/>
              <w:szCs w:val="22"/>
            </w:rPr>
          </w:pPr>
          <w:hyperlink w:anchor="_Toc90447037" w:history="1">
            <w:r w:rsidRPr="00574ECA">
              <w:rPr>
                <w:rStyle w:val="Siuktni"/>
              </w:rPr>
              <w:t>2.3.1. Ngôn ngữ HTML</w:t>
            </w:r>
            <w:r>
              <w:rPr>
                <w:webHidden/>
              </w:rPr>
              <w:tab/>
            </w:r>
            <w:r>
              <w:rPr>
                <w:webHidden/>
              </w:rPr>
              <w:fldChar w:fldCharType="begin"/>
            </w:r>
            <w:r>
              <w:rPr>
                <w:webHidden/>
              </w:rPr>
              <w:instrText xml:space="preserve"> PAGEREF _Toc90447037 \h </w:instrText>
            </w:r>
            <w:r>
              <w:rPr>
                <w:webHidden/>
              </w:rPr>
            </w:r>
            <w:r>
              <w:rPr>
                <w:webHidden/>
              </w:rPr>
              <w:fldChar w:fldCharType="separate"/>
            </w:r>
            <w:r>
              <w:rPr>
                <w:webHidden/>
              </w:rPr>
              <w:t>13</w:t>
            </w:r>
            <w:r>
              <w:rPr>
                <w:webHidden/>
              </w:rPr>
              <w:fldChar w:fldCharType="end"/>
            </w:r>
          </w:hyperlink>
        </w:p>
        <w:p w14:paraId="77D84B81" w14:textId="283BFF28" w:rsidR="00AB6455" w:rsidRDefault="00AB6455">
          <w:pPr>
            <w:pStyle w:val="Mucluc3"/>
            <w:rPr>
              <w:rFonts w:asciiTheme="minorHAnsi" w:eastAsiaTheme="minorEastAsia" w:hAnsiTheme="minorHAnsi" w:cstheme="minorBidi"/>
              <w:color w:val="auto"/>
              <w:sz w:val="22"/>
              <w:szCs w:val="22"/>
            </w:rPr>
          </w:pPr>
          <w:hyperlink w:anchor="_Toc90447038" w:history="1">
            <w:r w:rsidRPr="00574ECA">
              <w:rPr>
                <w:rStyle w:val="Siuktni"/>
              </w:rPr>
              <w:t>2.3.2. Ngôn ngữ java</w:t>
            </w:r>
            <w:r>
              <w:rPr>
                <w:webHidden/>
              </w:rPr>
              <w:tab/>
            </w:r>
            <w:r>
              <w:rPr>
                <w:webHidden/>
              </w:rPr>
              <w:fldChar w:fldCharType="begin"/>
            </w:r>
            <w:r>
              <w:rPr>
                <w:webHidden/>
              </w:rPr>
              <w:instrText xml:space="preserve"> PAGEREF _Toc90447038 \h </w:instrText>
            </w:r>
            <w:r>
              <w:rPr>
                <w:webHidden/>
              </w:rPr>
            </w:r>
            <w:r>
              <w:rPr>
                <w:webHidden/>
              </w:rPr>
              <w:fldChar w:fldCharType="separate"/>
            </w:r>
            <w:r>
              <w:rPr>
                <w:webHidden/>
              </w:rPr>
              <w:t>13</w:t>
            </w:r>
            <w:r>
              <w:rPr>
                <w:webHidden/>
              </w:rPr>
              <w:fldChar w:fldCharType="end"/>
            </w:r>
          </w:hyperlink>
        </w:p>
        <w:p w14:paraId="3FD58F7F" w14:textId="4F9BD294" w:rsidR="00AB6455" w:rsidRDefault="00AB6455">
          <w:pPr>
            <w:pStyle w:val="Mucluc3"/>
            <w:rPr>
              <w:rFonts w:asciiTheme="minorHAnsi" w:eastAsiaTheme="minorEastAsia" w:hAnsiTheme="minorHAnsi" w:cstheme="minorBidi"/>
              <w:color w:val="auto"/>
              <w:sz w:val="22"/>
              <w:szCs w:val="22"/>
            </w:rPr>
          </w:pPr>
          <w:hyperlink w:anchor="_Toc90447039" w:history="1">
            <w:r w:rsidRPr="00574ECA">
              <w:rPr>
                <w:rStyle w:val="Siuktni"/>
              </w:rPr>
              <w:t>2.3.3 Ngôn ngữ JavaScript</w:t>
            </w:r>
            <w:r>
              <w:rPr>
                <w:webHidden/>
              </w:rPr>
              <w:tab/>
            </w:r>
            <w:r>
              <w:rPr>
                <w:webHidden/>
              </w:rPr>
              <w:fldChar w:fldCharType="begin"/>
            </w:r>
            <w:r>
              <w:rPr>
                <w:webHidden/>
              </w:rPr>
              <w:instrText xml:space="preserve"> PAGEREF _Toc90447039 \h </w:instrText>
            </w:r>
            <w:r>
              <w:rPr>
                <w:webHidden/>
              </w:rPr>
            </w:r>
            <w:r>
              <w:rPr>
                <w:webHidden/>
              </w:rPr>
              <w:fldChar w:fldCharType="separate"/>
            </w:r>
            <w:r>
              <w:rPr>
                <w:webHidden/>
              </w:rPr>
              <w:t>13</w:t>
            </w:r>
            <w:r>
              <w:rPr>
                <w:webHidden/>
              </w:rPr>
              <w:fldChar w:fldCharType="end"/>
            </w:r>
          </w:hyperlink>
        </w:p>
        <w:p w14:paraId="7EEEC9E2" w14:textId="65A2E1CC" w:rsidR="00AB6455" w:rsidRDefault="00AB6455">
          <w:pPr>
            <w:pStyle w:val="Mucluc2"/>
            <w:tabs>
              <w:tab w:val="right" w:leader="dot" w:pos="8778"/>
            </w:tabs>
            <w:rPr>
              <w:rFonts w:asciiTheme="minorHAnsi" w:eastAsiaTheme="minorEastAsia" w:hAnsiTheme="minorHAnsi"/>
              <w:noProof/>
              <w:sz w:val="22"/>
              <w:lang w:val="en-US"/>
            </w:rPr>
          </w:pPr>
          <w:hyperlink w:anchor="_Toc90447040" w:history="1">
            <w:r w:rsidRPr="00574ECA">
              <w:rPr>
                <w:rStyle w:val="Siuktni"/>
                <w:noProof/>
              </w:rPr>
              <w:t>2.4. Hệ quản tri cơ sở dữ liệu PostgreSQL</w:t>
            </w:r>
            <w:r>
              <w:rPr>
                <w:noProof/>
                <w:webHidden/>
              </w:rPr>
              <w:tab/>
            </w:r>
            <w:r>
              <w:rPr>
                <w:noProof/>
                <w:webHidden/>
              </w:rPr>
              <w:fldChar w:fldCharType="begin"/>
            </w:r>
            <w:r>
              <w:rPr>
                <w:noProof/>
                <w:webHidden/>
              </w:rPr>
              <w:instrText xml:space="preserve"> PAGEREF _Toc90447040 \h </w:instrText>
            </w:r>
            <w:r>
              <w:rPr>
                <w:noProof/>
                <w:webHidden/>
              </w:rPr>
            </w:r>
            <w:r>
              <w:rPr>
                <w:noProof/>
                <w:webHidden/>
              </w:rPr>
              <w:fldChar w:fldCharType="separate"/>
            </w:r>
            <w:r>
              <w:rPr>
                <w:noProof/>
                <w:webHidden/>
              </w:rPr>
              <w:t>14</w:t>
            </w:r>
            <w:r>
              <w:rPr>
                <w:noProof/>
                <w:webHidden/>
              </w:rPr>
              <w:fldChar w:fldCharType="end"/>
            </w:r>
          </w:hyperlink>
        </w:p>
        <w:p w14:paraId="29C3DFA2" w14:textId="71668A8E"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41" w:history="1">
            <w:r w:rsidRPr="00574ECA">
              <w:rPr>
                <w:rStyle w:val="Siuktni"/>
                <w:noProof/>
              </w:rPr>
              <w:t>2.5.</w:t>
            </w:r>
            <w:r>
              <w:rPr>
                <w:rFonts w:asciiTheme="minorHAnsi" w:eastAsiaTheme="minorEastAsia" w:hAnsiTheme="minorHAnsi"/>
                <w:noProof/>
                <w:sz w:val="22"/>
                <w:lang w:val="en-US"/>
              </w:rPr>
              <w:tab/>
            </w:r>
            <w:r w:rsidRPr="00574ECA">
              <w:rPr>
                <w:rStyle w:val="Siuktni"/>
                <w:noProof/>
              </w:rPr>
              <w:t>Python – Flask</w:t>
            </w:r>
            <w:r>
              <w:rPr>
                <w:noProof/>
                <w:webHidden/>
              </w:rPr>
              <w:tab/>
            </w:r>
            <w:r>
              <w:rPr>
                <w:noProof/>
                <w:webHidden/>
              </w:rPr>
              <w:fldChar w:fldCharType="begin"/>
            </w:r>
            <w:r>
              <w:rPr>
                <w:noProof/>
                <w:webHidden/>
              </w:rPr>
              <w:instrText xml:space="preserve"> PAGEREF _Toc90447041 \h </w:instrText>
            </w:r>
            <w:r>
              <w:rPr>
                <w:noProof/>
                <w:webHidden/>
              </w:rPr>
            </w:r>
            <w:r>
              <w:rPr>
                <w:noProof/>
                <w:webHidden/>
              </w:rPr>
              <w:fldChar w:fldCharType="separate"/>
            </w:r>
            <w:r>
              <w:rPr>
                <w:noProof/>
                <w:webHidden/>
              </w:rPr>
              <w:t>14</w:t>
            </w:r>
            <w:r>
              <w:rPr>
                <w:noProof/>
                <w:webHidden/>
              </w:rPr>
              <w:fldChar w:fldCharType="end"/>
            </w:r>
          </w:hyperlink>
        </w:p>
        <w:p w14:paraId="5A671F7E" w14:textId="2FF80CBD"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42" w:history="1">
            <w:r w:rsidRPr="00574ECA">
              <w:rPr>
                <w:rStyle w:val="Siuktni"/>
                <w:noProof/>
              </w:rPr>
              <w:t>2.6.</w:t>
            </w:r>
            <w:r>
              <w:rPr>
                <w:rFonts w:asciiTheme="minorHAnsi" w:eastAsiaTheme="minorEastAsia" w:hAnsiTheme="minorHAnsi"/>
                <w:noProof/>
                <w:sz w:val="22"/>
                <w:lang w:val="en-US"/>
              </w:rPr>
              <w:tab/>
            </w:r>
            <w:r w:rsidRPr="00574ECA">
              <w:rPr>
                <w:rStyle w:val="Siuktni"/>
                <w:noProof/>
              </w:rPr>
              <w:t>Sản phẩm đầu ra</w:t>
            </w:r>
            <w:r>
              <w:rPr>
                <w:noProof/>
                <w:webHidden/>
              </w:rPr>
              <w:tab/>
            </w:r>
            <w:r>
              <w:rPr>
                <w:noProof/>
                <w:webHidden/>
              </w:rPr>
              <w:fldChar w:fldCharType="begin"/>
            </w:r>
            <w:r>
              <w:rPr>
                <w:noProof/>
                <w:webHidden/>
              </w:rPr>
              <w:instrText xml:space="preserve"> PAGEREF _Toc90447042 \h </w:instrText>
            </w:r>
            <w:r>
              <w:rPr>
                <w:noProof/>
                <w:webHidden/>
              </w:rPr>
            </w:r>
            <w:r>
              <w:rPr>
                <w:noProof/>
                <w:webHidden/>
              </w:rPr>
              <w:fldChar w:fldCharType="separate"/>
            </w:r>
            <w:r>
              <w:rPr>
                <w:noProof/>
                <w:webHidden/>
              </w:rPr>
              <w:t>15</w:t>
            </w:r>
            <w:r>
              <w:rPr>
                <w:noProof/>
                <w:webHidden/>
              </w:rPr>
              <w:fldChar w:fldCharType="end"/>
            </w:r>
          </w:hyperlink>
        </w:p>
        <w:p w14:paraId="41301637" w14:textId="3D5339FA" w:rsidR="00AB6455" w:rsidRDefault="00AB6455">
          <w:pPr>
            <w:pStyle w:val="Mucluc1"/>
            <w:rPr>
              <w:rFonts w:asciiTheme="minorHAnsi" w:eastAsiaTheme="minorEastAsia" w:hAnsiTheme="minorHAnsi" w:cstheme="minorBidi"/>
              <w:noProof/>
              <w:sz w:val="22"/>
              <w:szCs w:val="22"/>
              <w:lang w:val="en-US"/>
            </w:rPr>
          </w:pPr>
          <w:hyperlink w:anchor="_Toc90447043" w:history="1">
            <w:r w:rsidRPr="00574ECA">
              <w:rPr>
                <w:rStyle w:val="Siuktni"/>
                <w:noProof/>
                <w:lang w:val="en-US"/>
              </w:rPr>
              <w:t>CHƯƠNG 3 :</w:t>
            </w:r>
            <w:r w:rsidRPr="00574ECA">
              <w:rPr>
                <w:rStyle w:val="Siuktni"/>
                <w:noProof/>
              </w:rPr>
              <w:t>DỮ LIỆU, NỘI DUNG VÀ PHƯƠNG PHÁP</w:t>
            </w:r>
            <w:r>
              <w:rPr>
                <w:noProof/>
                <w:webHidden/>
              </w:rPr>
              <w:tab/>
            </w:r>
            <w:r>
              <w:rPr>
                <w:noProof/>
                <w:webHidden/>
              </w:rPr>
              <w:fldChar w:fldCharType="begin"/>
            </w:r>
            <w:r>
              <w:rPr>
                <w:noProof/>
                <w:webHidden/>
              </w:rPr>
              <w:instrText xml:space="preserve"> PAGEREF _Toc90447043 \h </w:instrText>
            </w:r>
            <w:r>
              <w:rPr>
                <w:noProof/>
                <w:webHidden/>
              </w:rPr>
            </w:r>
            <w:r>
              <w:rPr>
                <w:noProof/>
                <w:webHidden/>
              </w:rPr>
              <w:fldChar w:fldCharType="separate"/>
            </w:r>
            <w:r>
              <w:rPr>
                <w:noProof/>
                <w:webHidden/>
              </w:rPr>
              <w:t>16</w:t>
            </w:r>
            <w:r>
              <w:rPr>
                <w:noProof/>
                <w:webHidden/>
              </w:rPr>
              <w:fldChar w:fldCharType="end"/>
            </w:r>
          </w:hyperlink>
        </w:p>
        <w:p w14:paraId="6CD115F8" w14:textId="77218E74"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44" w:history="1">
            <w:r w:rsidRPr="00574ECA">
              <w:rPr>
                <w:rStyle w:val="Siuktni"/>
                <w:noProof/>
              </w:rPr>
              <w:t xml:space="preserve">3.1 </w:t>
            </w:r>
            <w:r>
              <w:rPr>
                <w:rFonts w:asciiTheme="minorHAnsi" w:eastAsiaTheme="minorEastAsia" w:hAnsiTheme="minorHAnsi"/>
                <w:noProof/>
                <w:sz w:val="22"/>
                <w:lang w:val="en-US"/>
              </w:rPr>
              <w:tab/>
            </w:r>
            <w:r w:rsidRPr="00574ECA">
              <w:rPr>
                <w:rStyle w:val="Siuktni"/>
                <w:noProof/>
              </w:rPr>
              <w:t>Dữ liệu</w:t>
            </w:r>
            <w:r>
              <w:rPr>
                <w:noProof/>
                <w:webHidden/>
              </w:rPr>
              <w:tab/>
            </w:r>
            <w:r>
              <w:rPr>
                <w:noProof/>
                <w:webHidden/>
              </w:rPr>
              <w:fldChar w:fldCharType="begin"/>
            </w:r>
            <w:r>
              <w:rPr>
                <w:noProof/>
                <w:webHidden/>
              </w:rPr>
              <w:instrText xml:space="preserve"> PAGEREF _Toc90447044 \h </w:instrText>
            </w:r>
            <w:r>
              <w:rPr>
                <w:noProof/>
                <w:webHidden/>
              </w:rPr>
            </w:r>
            <w:r>
              <w:rPr>
                <w:noProof/>
                <w:webHidden/>
              </w:rPr>
              <w:fldChar w:fldCharType="separate"/>
            </w:r>
            <w:r>
              <w:rPr>
                <w:noProof/>
                <w:webHidden/>
              </w:rPr>
              <w:t>16</w:t>
            </w:r>
            <w:r>
              <w:rPr>
                <w:noProof/>
                <w:webHidden/>
              </w:rPr>
              <w:fldChar w:fldCharType="end"/>
            </w:r>
          </w:hyperlink>
        </w:p>
        <w:p w14:paraId="2C44AAB4" w14:textId="656B98A4" w:rsidR="00AB6455" w:rsidRDefault="00AB6455">
          <w:pPr>
            <w:pStyle w:val="Mucluc2"/>
            <w:tabs>
              <w:tab w:val="left" w:pos="1100"/>
              <w:tab w:val="right" w:leader="dot" w:pos="8778"/>
            </w:tabs>
            <w:rPr>
              <w:rFonts w:asciiTheme="minorHAnsi" w:eastAsiaTheme="minorEastAsia" w:hAnsiTheme="minorHAnsi"/>
              <w:noProof/>
              <w:sz w:val="22"/>
              <w:lang w:val="en-US"/>
            </w:rPr>
          </w:pPr>
          <w:hyperlink w:anchor="_Toc90447045" w:history="1">
            <w:r w:rsidRPr="00574ECA">
              <w:rPr>
                <w:rStyle w:val="Siuktni"/>
                <w:noProof/>
              </w:rPr>
              <w:t xml:space="preserve">3.2. </w:t>
            </w:r>
            <w:r>
              <w:rPr>
                <w:rFonts w:asciiTheme="minorHAnsi" w:eastAsiaTheme="minorEastAsia" w:hAnsiTheme="minorHAnsi"/>
                <w:noProof/>
                <w:sz w:val="22"/>
                <w:lang w:val="en-US"/>
              </w:rPr>
              <w:tab/>
            </w:r>
            <w:r w:rsidRPr="00574ECA">
              <w:rPr>
                <w:rStyle w:val="Siuktni"/>
                <w:noProof/>
              </w:rPr>
              <w:t>Nội dung</w:t>
            </w:r>
            <w:r w:rsidRPr="00574ECA">
              <w:rPr>
                <w:rStyle w:val="Siuktni"/>
                <w:noProof/>
                <w:lang w:val="en-US"/>
              </w:rPr>
              <w:t xml:space="preserve"> và</w:t>
            </w:r>
            <w:r w:rsidRPr="00574ECA">
              <w:rPr>
                <w:rStyle w:val="Siuktni"/>
                <w:noProof/>
              </w:rPr>
              <w:t xml:space="preserve"> đối tượng</w:t>
            </w:r>
            <w:r w:rsidRPr="00574ECA">
              <w:rPr>
                <w:rStyle w:val="Siuktni"/>
                <w:noProof/>
                <w:lang w:val="en-US"/>
              </w:rPr>
              <w:t xml:space="preserve"> và phương pháp</w:t>
            </w:r>
            <w:r>
              <w:rPr>
                <w:noProof/>
                <w:webHidden/>
              </w:rPr>
              <w:tab/>
            </w:r>
            <w:r>
              <w:rPr>
                <w:noProof/>
                <w:webHidden/>
              </w:rPr>
              <w:fldChar w:fldCharType="begin"/>
            </w:r>
            <w:r>
              <w:rPr>
                <w:noProof/>
                <w:webHidden/>
              </w:rPr>
              <w:instrText xml:space="preserve"> PAGEREF _Toc90447045 \h </w:instrText>
            </w:r>
            <w:r>
              <w:rPr>
                <w:noProof/>
                <w:webHidden/>
              </w:rPr>
            </w:r>
            <w:r>
              <w:rPr>
                <w:noProof/>
                <w:webHidden/>
              </w:rPr>
              <w:fldChar w:fldCharType="separate"/>
            </w:r>
            <w:r>
              <w:rPr>
                <w:noProof/>
                <w:webHidden/>
              </w:rPr>
              <w:t>16</w:t>
            </w:r>
            <w:r>
              <w:rPr>
                <w:noProof/>
                <w:webHidden/>
              </w:rPr>
              <w:fldChar w:fldCharType="end"/>
            </w:r>
          </w:hyperlink>
        </w:p>
        <w:p w14:paraId="61558C89" w14:textId="03AACB40" w:rsidR="00AB6455" w:rsidRDefault="00AB6455">
          <w:pPr>
            <w:pStyle w:val="Mucluc2"/>
            <w:tabs>
              <w:tab w:val="left" w:pos="1320"/>
              <w:tab w:val="right" w:leader="dot" w:pos="8778"/>
            </w:tabs>
            <w:rPr>
              <w:rFonts w:asciiTheme="minorHAnsi" w:eastAsiaTheme="minorEastAsia" w:hAnsiTheme="minorHAnsi"/>
              <w:noProof/>
              <w:sz w:val="22"/>
              <w:lang w:val="en-US"/>
            </w:rPr>
          </w:pPr>
          <w:hyperlink w:anchor="_Toc90447046" w:history="1">
            <w:r w:rsidRPr="00574ECA">
              <w:rPr>
                <w:rStyle w:val="Siuktni"/>
                <w:noProof/>
              </w:rPr>
              <w:t xml:space="preserve">3.2.1. </w:t>
            </w:r>
            <w:r>
              <w:rPr>
                <w:rFonts w:asciiTheme="minorHAnsi" w:eastAsiaTheme="minorEastAsia" w:hAnsiTheme="minorHAnsi"/>
                <w:noProof/>
                <w:sz w:val="22"/>
                <w:lang w:val="en-US"/>
              </w:rPr>
              <w:tab/>
            </w:r>
            <w:r w:rsidRPr="00574ECA">
              <w:rPr>
                <w:rStyle w:val="Siuktni"/>
                <w:noProof/>
              </w:rPr>
              <w:t>Chức năng của WebGIS</w:t>
            </w:r>
            <w:r>
              <w:rPr>
                <w:noProof/>
                <w:webHidden/>
              </w:rPr>
              <w:tab/>
            </w:r>
            <w:r>
              <w:rPr>
                <w:noProof/>
                <w:webHidden/>
              </w:rPr>
              <w:fldChar w:fldCharType="begin"/>
            </w:r>
            <w:r>
              <w:rPr>
                <w:noProof/>
                <w:webHidden/>
              </w:rPr>
              <w:instrText xml:space="preserve"> PAGEREF _Toc90447046 \h </w:instrText>
            </w:r>
            <w:r>
              <w:rPr>
                <w:noProof/>
                <w:webHidden/>
              </w:rPr>
            </w:r>
            <w:r>
              <w:rPr>
                <w:noProof/>
                <w:webHidden/>
              </w:rPr>
              <w:fldChar w:fldCharType="separate"/>
            </w:r>
            <w:r>
              <w:rPr>
                <w:noProof/>
                <w:webHidden/>
              </w:rPr>
              <w:t>16</w:t>
            </w:r>
            <w:r>
              <w:rPr>
                <w:noProof/>
                <w:webHidden/>
              </w:rPr>
              <w:fldChar w:fldCharType="end"/>
            </w:r>
          </w:hyperlink>
        </w:p>
        <w:p w14:paraId="29FD591C" w14:textId="6560E472" w:rsidR="00AB6455" w:rsidRDefault="00AB6455">
          <w:pPr>
            <w:pStyle w:val="Mucluc3"/>
            <w:rPr>
              <w:rFonts w:asciiTheme="minorHAnsi" w:eastAsiaTheme="minorEastAsia" w:hAnsiTheme="minorHAnsi" w:cstheme="minorBidi"/>
              <w:color w:val="auto"/>
              <w:sz w:val="22"/>
              <w:szCs w:val="22"/>
            </w:rPr>
          </w:pPr>
          <w:hyperlink w:anchor="_Toc90447047" w:history="1">
            <w:r w:rsidRPr="00574ECA">
              <w:rPr>
                <w:rStyle w:val="Siuktni"/>
              </w:rPr>
              <w:t>3.2.2. Cấu trúc của hệ thống WebGIS bằng công nghệ GeoServer</w:t>
            </w:r>
            <w:r>
              <w:rPr>
                <w:webHidden/>
              </w:rPr>
              <w:tab/>
            </w:r>
            <w:r>
              <w:rPr>
                <w:webHidden/>
              </w:rPr>
              <w:fldChar w:fldCharType="begin"/>
            </w:r>
            <w:r>
              <w:rPr>
                <w:webHidden/>
              </w:rPr>
              <w:instrText xml:space="preserve"> PAGEREF _Toc90447047 \h </w:instrText>
            </w:r>
            <w:r>
              <w:rPr>
                <w:webHidden/>
              </w:rPr>
            </w:r>
            <w:r>
              <w:rPr>
                <w:webHidden/>
              </w:rPr>
              <w:fldChar w:fldCharType="separate"/>
            </w:r>
            <w:r>
              <w:rPr>
                <w:webHidden/>
              </w:rPr>
              <w:t>17</w:t>
            </w:r>
            <w:r>
              <w:rPr>
                <w:webHidden/>
              </w:rPr>
              <w:fldChar w:fldCharType="end"/>
            </w:r>
          </w:hyperlink>
        </w:p>
        <w:p w14:paraId="77504BE1" w14:textId="47E90723" w:rsidR="00AB6455" w:rsidRDefault="00AB6455">
          <w:pPr>
            <w:pStyle w:val="Mucluc3"/>
            <w:rPr>
              <w:rFonts w:asciiTheme="minorHAnsi" w:eastAsiaTheme="minorEastAsia" w:hAnsiTheme="minorHAnsi" w:cstheme="minorBidi"/>
              <w:color w:val="auto"/>
              <w:sz w:val="22"/>
              <w:szCs w:val="22"/>
            </w:rPr>
          </w:pPr>
          <w:hyperlink w:anchor="_Toc90447048" w:history="1">
            <w:r w:rsidRPr="00574ECA">
              <w:rPr>
                <w:rStyle w:val="Siuktni"/>
              </w:rPr>
              <w:t>3.2.3. Các bước tiến hành</w:t>
            </w:r>
            <w:r>
              <w:rPr>
                <w:webHidden/>
              </w:rPr>
              <w:tab/>
            </w:r>
            <w:r>
              <w:rPr>
                <w:webHidden/>
              </w:rPr>
              <w:fldChar w:fldCharType="begin"/>
            </w:r>
            <w:r>
              <w:rPr>
                <w:webHidden/>
              </w:rPr>
              <w:instrText xml:space="preserve"> PAGEREF _Toc90447048 \h </w:instrText>
            </w:r>
            <w:r>
              <w:rPr>
                <w:webHidden/>
              </w:rPr>
            </w:r>
            <w:r>
              <w:rPr>
                <w:webHidden/>
              </w:rPr>
              <w:fldChar w:fldCharType="separate"/>
            </w:r>
            <w:r>
              <w:rPr>
                <w:webHidden/>
              </w:rPr>
              <w:t>17</w:t>
            </w:r>
            <w:r>
              <w:rPr>
                <w:webHidden/>
              </w:rPr>
              <w:fldChar w:fldCharType="end"/>
            </w:r>
          </w:hyperlink>
        </w:p>
        <w:p w14:paraId="5E7BE63B" w14:textId="25E96CCB" w:rsidR="00AB6455" w:rsidRDefault="00AB6455">
          <w:pPr>
            <w:pStyle w:val="Mucluc1"/>
            <w:rPr>
              <w:rFonts w:asciiTheme="minorHAnsi" w:eastAsiaTheme="minorEastAsia" w:hAnsiTheme="minorHAnsi" w:cstheme="minorBidi"/>
              <w:noProof/>
              <w:sz w:val="22"/>
              <w:szCs w:val="22"/>
              <w:lang w:val="en-US"/>
            </w:rPr>
          </w:pPr>
          <w:hyperlink w:anchor="_Toc90447049" w:history="1">
            <w:r w:rsidRPr="00574ECA">
              <w:rPr>
                <w:rStyle w:val="Siuktni"/>
                <w:noProof/>
                <w:lang w:val="en-US"/>
              </w:rPr>
              <w:t>CHƯƠNG 4</w:t>
            </w:r>
            <w:r w:rsidRPr="00574ECA">
              <w:rPr>
                <w:rStyle w:val="Siuktni"/>
                <w:noProof/>
              </w:rPr>
              <w:t xml:space="preserve"> </w:t>
            </w:r>
            <w:r w:rsidRPr="00574ECA">
              <w:rPr>
                <w:rStyle w:val="Siuktni"/>
                <w:noProof/>
                <w:lang w:val="en-US"/>
              </w:rPr>
              <w:t>TỔNG KẾT</w:t>
            </w:r>
            <w:r>
              <w:rPr>
                <w:noProof/>
                <w:webHidden/>
              </w:rPr>
              <w:tab/>
            </w:r>
            <w:r>
              <w:rPr>
                <w:noProof/>
                <w:webHidden/>
              </w:rPr>
              <w:fldChar w:fldCharType="begin"/>
            </w:r>
            <w:r>
              <w:rPr>
                <w:noProof/>
                <w:webHidden/>
              </w:rPr>
              <w:instrText xml:space="preserve"> PAGEREF _Toc90447049 \h </w:instrText>
            </w:r>
            <w:r>
              <w:rPr>
                <w:noProof/>
                <w:webHidden/>
              </w:rPr>
            </w:r>
            <w:r>
              <w:rPr>
                <w:noProof/>
                <w:webHidden/>
              </w:rPr>
              <w:fldChar w:fldCharType="separate"/>
            </w:r>
            <w:r>
              <w:rPr>
                <w:noProof/>
                <w:webHidden/>
              </w:rPr>
              <w:t>27</w:t>
            </w:r>
            <w:r>
              <w:rPr>
                <w:noProof/>
                <w:webHidden/>
              </w:rPr>
              <w:fldChar w:fldCharType="end"/>
            </w:r>
          </w:hyperlink>
        </w:p>
        <w:p w14:paraId="523C4A10" w14:textId="4C568104" w:rsidR="00AB6455" w:rsidRDefault="00AB6455">
          <w:pPr>
            <w:pStyle w:val="Mucluc2"/>
            <w:tabs>
              <w:tab w:val="right" w:leader="dot" w:pos="8778"/>
            </w:tabs>
            <w:rPr>
              <w:rFonts w:asciiTheme="minorHAnsi" w:eastAsiaTheme="minorEastAsia" w:hAnsiTheme="minorHAnsi"/>
              <w:noProof/>
              <w:sz w:val="22"/>
              <w:lang w:val="en-US"/>
            </w:rPr>
          </w:pPr>
          <w:hyperlink w:anchor="_Toc90447050" w:history="1">
            <w:r w:rsidRPr="00574ECA">
              <w:rPr>
                <w:rStyle w:val="Siuktni"/>
                <w:noProof/>
              </w:rPr>
              <w:t>4.1. Kết quả</w:t>
            </w:r>
            <w:r>
              <w:rPr>
                <w:noProof/>
                <w:webHidden/>
              </w:rPr>
              <w:tab/>
            </w:r>
            <w:r>
              <w:rPr>
                <w:noProof/>
                <w:webHidden/>
              </w:rPr>
              <w:fldChar w:fldCharType="begin"/>
            </w:r>
            <w:r>
              <w:rPr>
                <w:noProof/>
                <w:webHidden/>
              </w:rPr>
              <w:instrText xml:space="preserve"> PAGEREF _Toc90447050 \h </w:instrText>
            </w:r>
            <w:r>
              <w:rPr>
                <w:noProof/>
                <w:webHidden/>
              </w:rPr>
            </w:r>
            <w:r>
              <w:rPr>
                <w:noProof/>
                <w:webHidden/>
              </w:rPr>
              <w:fldChar w:fldCharType="separate"/>
            </w:r>
            <w:r>
              <w:rPr>
                <w:noProof/>
                <w:webHidden/>
              </w:rPr>
              <w:t>27</w:t>
            </w:r>
            <w:r>
              <w:rPr>
                <w:noProof/>
                <w:webHidden/>
              </w:rPr>
              <w:fldChar w:fldCharType="end"/>
            </w:r>
          </w:hyperlink>
        </w:p>
        <w:p w14:paraId="6DF21F7A" w14:textId="05239B5C" w:rsidR="00AB6455" w:rsidRDefault="00AB6455">
          <w:pPr>
            <w:pStyle w:val="Mucluc2"/>
            <w:tabs>
              <w:tab w:val="right" w:leader="dot" w:pos="8778"/>
            </w:tabs>
            <w:rPr>
              <w:rFonts w:asciiTheme="minorHAnsi" w:eastAsiaTheme="minorEastAsia" w:hAnsiTheme="minorHAnsi"/>
              <w:noProof/>
              <w:sz w:val="22"/>
              <w:lang w:val="en-US"/>
            </w:rPr>
          </w:pPr>
          <w:hyperlink w:anchor="_Toc90447051" w:history="1">
            <w:r w:rsidRPr="00574ECA">
              <w:rPr>
                <w:rStyle w:val="Siuktni"/>
                <w:noProof/>
              </w:rPr>
              <w:t>4.2. Ý nghĩa thực tiễn</w:t>
            </w:r>
            <w:r>
              <w:rPr>
                <w:noProof/>
                <w:webHidden/>
              </w:rPr>
              <w:tab/>
            </w:r>
            <w:r>
              <w:rPr>
                <w:noProof/>
                <w:webHidden/>
              </w:rPr>
              <w:fldChar w:fldCharType="begin"/>
            </w:r>
            <w:r>
              <w:rPr>
                <w:noProof/>
                <w:webHidden/>
              </w:rPr>
              <w:instrText xml:space="preserve"> PAGEREF _Toc90447051 \h </w:instrText>
            </w:r>
            <w:r>
              <w:rPr>
                <w:noProof/>
                <w:webHidden/>
              </w:rPr>
            </w:r>
            <w:r>
              <w:rPr>
                <w:noProof/>
                <w:webHidden/>
              </w:rPr>
              <w:fldChar w:fldCharType="separate"/>
            </w:r>
            <w:r>
              <w:rPr>
                <w:noProof/>
                <w:webHidden/>
              </w:rPr>
              <w:t>29</w:t>
            </w:r>
            <w:r>
              <w:rPr>
                <w:noProof/>
                <w:webHidden/>
              </w:rPr>
              <w:fldChar w:fldCharType="end"/>
            </w:r>
          </w:hyperlink>
        </w:p>
        <w:p w14:paraId="7CAE7916" w14:textId="12562E54" w:rsidR="00AB6455" w:rsidRDefault="00AB6455">
          <w:pPr>
            <w:pStyle w:val="Mucluc1"/>
            <w:rPr>
              <w:rFonts w:asciiTheme="minorHAnsi" w:eastAsiaTheme="minorEastAsia" w:hAnsiTheme="minorHAnsi" w:cstheme="minorBidi"/>
              <w:noProof/>
              <w:sz w:val="22"/>
              <w:szCs w:val="22"/>
              <w:lang w:val="en-US"/>
            </w:rPr>
          </w:pPr>
          <w:hyperlink w:anchor="_Toc90447052" w:history="1">
            <w:r w:rsidRPr="00574ECA">
              <w:rPr>
                <w:rStyle w:val="Siuktni"/>
                <w:noProof/>
                <w:lang w:val="en-US"/>
              </w:rPr>
              <w:t xml:space="preserve">CHƯƠNG 5 </w:t>
            </w:r>
            <w:r w:rsidRPr="00574ECA">
              <w:rPr>
                <w:rStyle w:val="Siuktni"/>
                <w:noProof/>
              </w:rPr>
              <w:t xml:space="preserve"> KẾT LUẬN</w:t>
            </w:r>
            <w:r>
              <w:rPr>
                <w:noProof/>
                <w:webHidden/>
              </w:rPr>
              <w:tab/>
            </w:r>
            <w:r>
              <w:rPr>
                <w:noProof/>
                <w:webHidden/>
              </w:rPr>
              <w:fldChar w:fldCharType="begin"/>
            </w:r>
            <w:r>
              <w:rPr>
                <w:noProof/>
                <w:webHidden/>
              </w:rPr>
              <w:instrText xml:space="preserve"> PAGEREF _Toc90447052 \h </w:instrText>
            </w:r>
            <w:r>
              <w:rPr>
                <w:noProof/>
                <w:webHidden/>
              </w:rPr>
            </w:r>
            <w:r>
              <w:rPr>
                <w:noProof/>
                <w:webHidden/>
              </w:rPr>
              <w:fldChar w:fldCharType="separate"/>
            </w:r>
            <w:r>
              <w:rPr>
                <w:noProof/>
                <w:webHidden/>
              </w:rPr>
              <w:t>30</w:t>
            </w:r>
            <w:r>
              <w:rPr>
                <w:noProof/>
                <w:webHidden/>
              </w:rPr>
              <w:fldChar w:fldCharType="end"/>
            </w:r>
          </w:hyperlink>
        </w:p>
        <w:p w14:paraId="4C68453D" w14:textId="7F60427C" w:rsidR="00AB6455" w:rsidRDefault="00AB6455">
          <w:pPr>
            <w:pStyle w:val="Mucluc1"/>
            <w:rPr>
              <w:rFonts w:asciiTheme="minorHAnsi" w:eastAsiaTheme="minorEastAsia" w:hAnsiTheme="minorHAnsi" w:cstheme="minorBidi"/>
              <w:noProof/>
              <w:sz w:val="22"/>
              <w:szCs w:val="22"/>
              <w:lang w:val="en-US"/>
            </w:rPr>
          </w:pPr>
          <w:hyperlink w:anchor="_Toc90447053" w:history="1">
            <w:r w:rsidRPr="00574ECA">
              <w:rPr>
                <w:rStyle w:val="Siuktni"/>
                <w:noProof/>
              </w:rPr>
              <w:t>TÀI LIỆU THAM KHẢO</w:t>
            </w:r>
            <w:r>
              <w:rPr>
                <w:noProof/>
                <w:webHidden/>
              </w:rPr>
              <w:tab/>
            </w:r>
            <w:r>
              <w:rPr>
                <w:noProof/>
                <w:webHidden/>
              </w:rPr>
              <w:fldChar w:fldCharType="begin"/>
            </w:r>
            <w:r>
              <w:rPr>
                <w:noProof/>
                <w:webHidden/>
              </w:rPr>
              <w:instrText xml:space="preserve"> PAGEREF _Toc90447053 \h </w:instrText>
            </w:r>
            <w:r>
              <w:rPr>
                <w:noProof/>
                <w:webHidden/>
              </w:rPr>
            </w:r>
            <w:r>
              <w:rPr>
                <w:noProof/>
                <w:webHidden/>
              </w:rPr>
              <w:fldChar w:fldCharType="separate"/>
            </w:r>
            <w:r>
              <w:rPr>
                <w:noProof/>
                <w:webHidden/>
              </w:rPr>
              <w:t>31</w:t>
            </w:r>
            <w:r>
              <w:rPr>
                <w:noProof/>
                <w:webHidden/>
              </w:rPr>
              <w:fldChar w:fldCharType="end"/>
            </w:r>
          </w:hyperlink>
        </w:p>
        <w:p w14:paraId="59A762C4" w14:textId="573525ED" w:rsidR="00EE20D0" w:rsidRDefault="00AB6455">
          <w:r>
            <w:fldChar w:fldCharType="end"/>
          </w:r>
        </w:p>
      </w:sdtContent>
    </w:sdt>
    <w:p w14:paraId="5777152D" w14:textId="60C3C0DB" w:rsidR="00EE20D0" w:rsidRDefault="00EE20D0" w:rsidP="00EE20D0">
      <w:pPr>
        <w:pStyle w:val="u1"/>
        <w:rPr>
          <w:lang w:val="en-US"/>
        </w:rPr>
      </w:pPr>
      <w:r>
        <w:rPr>
          <w:lang w:val="en-US"/>
        </w:rPr>
        <w:br w:type="page"/>
      </w:r>
      <w:bookmarkStart w:id="24" w:name="_Toc90447016"/>
      <w:r>
        <w:rPr>
          <w:lang w:val="en-US"/>
        </w:rPr>
        <w:lastRenderedPageBreak/>
        <w:t>DANH MỤC HÌNH ẢNH</w:t>
      </w:r>
      <w:bookmarkEnd w:id="24"/>
    </w:p>
    <w:p w14:paraId="54DFCD0D" w14:textId="7C6B3AFF" w:rsidR="00AB563B" w:rsidRPr="0071189D" w:rsidRDefault="00EE20D0">
      <w:pPr>
        <w:pStyle w:val="Banghinhminhhoa"/>
        <w:tabs>
          <w:tab w:val="right" w:leader="dot" w:pos="8778"/>
        </w:tabs>
        <w:rPr>
          <w:rFonts w:asciiTheme="minorHAnsi" w:eastAsiaTheme="minorEastAsia" w:hAnsiTheme="minorHAnsi" w:cstheme="minorBidi"/>
          <w:noProof/>
          <w:sz w:val="22"/>
          <w:szCs w:val="22"/>
          <w:lang w:val="en-US"/>
        </w:rPr>
      </w:pPr>
      <w:r w:rsidRPr="0071189D">
        <w:rPr>
          <w:lang w:val="en-US"/>
        </w:rPr>
        <w:fldChar w:fldCharType="begin"/>
      </w:r>
      <w:r w:rsidRPr="0071189D">
        <w:rPr>
          <w:lang w:val="en-US"/>
        </w:rPr>
        <w:instrText xml:space="preserve"> TOC \h \z \c "Hình" </w:instrText>
      </w:r>
      <w:r w:rsidRPr="0071189D">
        <w:rPr>
          <w:lang w:val="en-US"/>
        </w:rPr>
        <w:fldChar w:fldCharType="separate"/>
      </w:r>
      <w:hyperlink r:id="rId10" w:anchor="_Toc89122699" w:history="1">
        <w:r w:rsidR="00AB563B" w:rsidRPr="0071189D">
          <w:rPr>
            <w:rStyle w:val="Siuktni"/>
            <w:noProof/>
          </w:rPr>
          <w:t>Hình 1Danh sách các đơn vị trực thuộc thành p</w:t>
        </w:r>
        <w:r w:rsidR="00AB563B" w:rsidRPr="0071189D">
          <w:rPr>
            <w:rStyle w:val="Siuktni"/>
            <w:noProof/>
            <w:lang w:val="en-US"/>
          </w:rPr>
          <w:t>h</w:t>
        </w:r>
        <w:r w:rsidR="00AB563B" w:rsidRPr="0071189D">
          <w:rPr>
            <w:rStyle w:val="Siuktni"/>
            <w:noProof/>
          </w:rPr>
          <w:t>ố Hà Nội[3]</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_Toc89122699 \h </w:instrText>
        </w:r>
        <w:r w:rsidR="00AB563B" w:rsidRPr="0071189D">
          <w:rPr>
            <w:noProof/>
            <w:webHidden/>
          </w:rPr>
        </w:r>
        <w:r w:rsidR="00AB563B" w:rsidRPr="0071189D">
          <w:rPr>
            <w:noProof/>
            <w:webHidden/>
          </w:rPr>
          <w:fldChar w:fldCharType="separate"/>
        </w:r>
        <w:r w:rsidR="00AB563B" w:rsidRPr="0071189D">
          <w:rPr>
            <w:noProof/>
            <w:webHidden/>
          </w:rPr>
          <w:t>9</w:t>
        </w:r>
        <w:r w:rsidR="00AB563B" w:rsidRPr="0071189D">
          <w:rPr>
            <w:noProof/>
            <w:webHidden/>
          </w:rPr>
          <w:fldChar w:fldCharType="end"/>
        </w:r>
      </w:hyperlink>
    </w:p>
    <w:p w14:paraId="28CA414B" w14:textId="5D9F6E0E"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r:id="rId11" w:anchor="_Toc89122700" w:history="1">
        <w:r w:rsidR="00AB563B" w:rsidRPr="0071189D">
          <w:rPr>
            <w:rStyle w:val="Siuktni"/>
            <w:noProof/>
          </w:rPr>
          <w:t>Hình 2Bản đồ ranh giới hành chính Hà Nội[2]</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_Toc89122700 \h </w:instrText>
        </w:r>
        <w:r w:rsidR="00AB563B" w:rsidRPr="0071189D">
          <w:rPr>
            <w:noProof/>
            <w:webHidden/>
          </w:rPr>
        </w:r>
        <w:r w:rsidR="00AB563B" w:rsidRPr="0071189D">
          <w:rPr>
            <w:noProof/>
            <w:webHidden/>
          </w:rPr>
          <w:fldChar w:fldCharType="separate"/>
        </w:r>
        <w:r w:rsidR="00AB563B" w:rsidRPr="0071189D">
          <w:rPr>
            <w:noProof/>
            <w:webHidden/>
          </w:rPr>
          <w:t>10</w:t>
        </w:r>
        <w:r w:rsidR="00AB563B" w:rsidRPr="0071189D">
          <w:rPr>
            <w:noProof/>
            <w:webHidden/>
          </w:rPr>
          <w:fldChar w:fldCharType="end"/>
        </w:r>
      </w:hyperlink>
    </w:p>
    <w:p w14:paraId="72379E5A" w14:textId="3D2B2A06"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1" w:history="1">
        <w:r w:rsidR="00AB563B" w:rsidRPr="0071189D">
          <w:rPr>
            <w:rStyle w:val="Siuktni"/>
            <w:noProof/>
          </w:rPr>
          <w:t>Hình 3</w:t>
        </w:r>
        <w:r w:rsidR="00AB563B" w:rsidRPr="0071189D">
          <w:rPr>
            <w:rStyle w:val="Siuktni"/>
            <w:noProof/>
            <w:lang w:val="en-US"/>
          </w:rPr>
          <w:t xml:space="preserve"> Hộp thoại tạo database</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_Toc89122701 \h </w:instrText>
        </w:r>
        <w:r w:rsidR="00AB563B" w:rsidRPr="0071189D">
          <w:rPr>
            <w:noProof/>
            <w:webHidden/>
          </w:rPr>
        </w:r>
        <w:r w:rsidR="00AB563B" w:rsidRPr="0071189D">
          <w:rPr>
            <w:noProof/>
            <w:webHidden/>
          </w:rPr>
          <w:fldChar w:fldCharType="separate"/>
        </w:r>
        <w:r w:rsidR="00AB563B" w:rsidRPr="0071189D">
          <w:rPr>
            <w:noProof/>
            <w:webHidden/>
          </w:rPr>
          <w:t>17</w:t>
        </w:r>
        <w:r w:rsidR="00AB563B" w:rsidRPr="0071189D">
          <w:rPr>
            <w:noProof/>
            <w:webHidden/>
          </w:rPr>
          <w:fldChar w:fldCharType="end"/>
        </w:r>
      </w:hyperlink>
    </w:p>
    <w:p w14:paraId="5AC2E72B" w14:textId="04F9DAE0"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2" w:history="1">
        <w:r w:rsidR="00AB563B" w:rsidRPr="0071189D">
          <w:rPr>
            <w:rStyle w:val="Siuktni"/>
            <w:noProof/>
          </w:rPr>
          <w:t>Hình 4</w:t>
        </w:r>
        <w:r w:rsidR="00AB563B" w:rsidRPr="0071189D">
          <w:rPr>
            <w:rStyle w:val="Siuktni"/>
            <w:noProof/>
            <w:lang w:val="en-US"/>
          </w:rPr>
          <w:t xml:space="preserve"> Tạo thành công cơ sở dữ liệu webgis</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_Toc89122702 \h </w:instrText>
        </w:r>
        <w:r w:rsidR="00AB563B" w:rsidRPr="0071189D">
          <w:rPr>
            <w:noProof/>
            <w:webHidden/>
          </w:rPr>
        </w:r>
        <w:r w:rsidR="00AB563B" w:rsidRPr="0071189D">
          <w:rPr>
            <w:noProof/>
            <w:webHidden/>
          </w:rPr>
          <w:fldChar w:fldCharType="separate"/>
        </w:r>
        <w:r w:rsidR="00AB563B" w:rsidRPr="0071189D">
          <w:rPr>
            <w:noProof/>
            <w:webHidden/>
          </w:rPr>
          <w:t>18</w:t>
        </w:r>
        <w:r w:rsidR="00AB563B" w:rsidRPr="0071189D">
          <w:rPr>
            <w:noProof/>
            <w:webHidden/>
          </w:rPr>
          <w:fldChar w:fldCharType="end"/>
        </w:r>
      </w:hyperlink>
    </w:p>
    <w:p w14:paraId="022B3BDC" w14:textId="455D23B6"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3" w:history="1">
        <w:r w:rsidR="00AB563B" w:rsidRPr="0071189D">
          <w:rPr>
            <w:rStyle w:val="Siuktni"/>
            <w:noProof/>
          </w:rPr>
          <w:t>Hình 5</w:t>
        </w:r>
        <w:r w:rsidR="00AB563B" w:rsidRPr="0071189D">
          <w:rPr>
            <w:rStyle w:val="Siuktni"/>
            <w:noProof/>
            <w:lang w:val="en-US"/>
          </w:rPr>
          <w:t xml:space="preserve"> </w:t>
        </w:r>
        <w:r w:rsidR="00AB563B" w:rsidRPr="0071189D">
          <w:rPr>
            <w:rStyle w:val="Siuktni"/>
            <w:noProof/>
          </w:rPr>
          <w:t>Hộp thoại đưa shapefile lên Databases</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_Toc89122703 \h </w:instrText>
        </w:r>
        <w:r w:rsidR="00AB563B" w:rsidRPr="0071189D">
          <w:rPr>
            <w:noProof/>
            <w:webHidden/>
          </w:rPr>
        </w:r>
        <w:r w:rsidR="00AB563B" w:rsidRPr="0071189D">
          <w:rPr>
            <w:noProof/>
            <w:webHidden/>
          </w:rPr>
          <w:fldChar w:fldCharType="separate"/>
        </w:r>
        <w:r w:rsidR="00AB563B" w:rsidRPr="0071189D">
          <w:rPr>
            <w:noProof/>
            <w:webHidden/>
          </w:rPr>
          <w:t>18</w:t>
        </w:r>
        <w:r w:rsidR="00AB563B" w:rsidRPr="0071189D">
          <w:rPr>
            <w:noProof/>
            <w:webHidden/>
          </w:rPr>
          <w:fldChar w:fldCharType="end"/>
        </w:r>
      </w:hyperlink>
    </w:p>
    <w:p w14:paraId="4FA4153A" w14:textId="13ABCE63"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4" w:history="1">
        <w:r w:rsidR="00AB563B" w:rsidRPr="0071189D">
          <w:rPr>
            <w:rStyle w:val="Siuktni"/>
            <w:noProof/>
          </w:rPr>
          <w:t>Hình 6</w:t>
        </w:r>
        <w:r w:rsidR="00AB563B" w:rsidRPr="0071189D">
          <w:rPr>
            <w:rStyle w:val="Siuktni"/>
            <w:noProof/>
            <w:lang w:val="en-US"/>
          </w:rPr>
          <w:t xml:space="preserve"> Hộp thoại PostGIS connection để cài đặt đường dẫn</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_Toc89122704 \h </w:instrText>
        </w:r>
        <w:r w:rsidR="00AB563B" w:rsidRPr="0071189D">
          <w:rPr>
            <w:noProof/>
            <w:webHidden/>
          </w:rPr>
        </w:r>
        <w:r w:rsidR="00AB563B" w:rsidRPr="0071189D">
          <w:rPr>
            <w:noProof/>
            <w:webHidden/>
          </w:rPr>
          <w:fldChar w:fldCharType="separate"/>
        </w:r>
        <w:r w:rsidR="00AB563B" w:rsidRPr="0071189D">
          <w:rPr>
            <w:noProof/>
            <w:webHidden/>
          </w:rPr>
          <w:t>19</w:t>
        </w:r>
        <w:r w:rsidR="00AB563B" w:rsidRPr="0071189D">
          <w:rPr>
            <w:noProof/>
            <w:webHidden/>
          </w:rPr>
          <w:fldChar w:fldCharType="end"/>
        </w:r>
      </w:hyperlink>
    </w:p>
    <w:p w14:paraId="64CF35A7" w14:textId="5505D9D4"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5" w:history="1">
        <w:r w:rsidR="00AB563B" w:rsidRPr="0071189D">
          <w:rPr>
            <w:rStyle w:val="Siuktni"/>
            <w:noProof/>
          </w:rPr>
          <w:t>Hình 7 Cơ sở dữ liệu trong Databases</w:t>
        </w:r>
        <w:r w:rsidR="00AB563B" w:rsidRPr="0071189D">
          <w:rPr>
            <w:rStyle w:val="Siuktni"/>
            <w:noProof/>
            <w:lang w:val="en-US"/>
          </w:rPr>
          <w:t xml:space="preserve"> webgis</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_Toc89122705 \h </w:instrText>
        </w:r>
        <w:r w:rsidR="00AB563B" w:rsidRPr="0071189D">
          <w:rPr>
            <w:noProof/>
            <w:webHidden/>
          </w:rPr>
        </w:r>
        <w:r w:rsidR="00AB563B" w:rsidRPr="0071189D">
          <w:rPr>
            <w:noProof/>
            <w:webHidden/>
          </w:rPr>
          <w:fldChar w:fldCharType="separate"/>
        </w:r>
        <w:r w:rsidR="00AB563B" w:rsidRPr="0071189D">
          <w:rPr>
            <w:noProof/>
            <w:webHidden/>
          </w:rPr>
          <w:t>20</w:t>
        </w:r>
        <w:r w:rsidR="00AB563B" w:rsidRPr="0071189D">
          <w:rPr>
            <w:noProof/>
            <w:webHidden/>
          </w:rPr>
          <w:fldChar w:fldCharType="end"/>
        </w:r>
      </w:hyperlink>
    </w:p>
    <w:p w14:paraId="7C4A2181" w14:textId="0F038C55"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6" w:history="1">
        <w:r w:rsidR="00AB563B" w:rsidRPr="0071189D">
          <w:rPr>
            <w:rStyle w:val="Siuktni"/>
            <w:noProof/>
          </w:rPr>
          <w:t>Hình 8</w:t>
        </w:r>
        <w:r w:rsidR="00AB563B" w:rsidRPr="0071189D">
          <w:rPr>
            <w:rStyle w:val="Siuktni"/>
            <w:noProof/>
            <w:lang w:val="en-US"/>
          </w:rPr>
          <w:t xml:space="preserve"> Hướng dẫn mở hộp thoại new workspace</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_Toc89122706 \h </w:instrText>
        </w:r>
        <w:r w:rsidR="00AB563B" w:rsidRPr="0071189D">
          <w:rPr>
            <w:noProof/>
            <w:webHidden/>
          </w:rPr>
        </w:r>
        <w:r w:rsidR="00AB563B" w:rsidRPr="0071189D">
          <w:rPr>
            <w:noProof/>
            <w:webHidden/>
          </w:rPr>
          <w:fldChar w:fldCharType="separate"/>
        </w:r>
        <w:r w:rsidR="00AB563B" w:rsidRPr="0071189D">
          <w:rPr>
            <w:noProof/>
            <w:webHidden/>
          </w:rPr>
          <w:t>20</w:t>
        </w:r>
        <w:r w:rsidR="00AB563B" w:rsidRPr="0071189D">
          <w:rPr>
            <w:noProof/>
            <w:webHidden/>
          </w:rPr>
          <w:fldChar w:fldCharType="end"/>
        </w:r>
      </w:hyperlink>
    </w:p>
    <w:p w14:paraId="42F449E6" w14:textId="2BCD1CDB"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7" w:history="1">
        <w:r w:rsidR="00AB563B" w:rsidRPr="0071189D">
          <w:rPr>
            <w:rStyle w:val="Siuktni"/>
            <w:noProof/>
          </w:rPr>
          <w:t>Hình 9</w:t>
        </w:r>
        <w:r w:rsidR="00AB563B" w:rsidRPr="0071189D">
          <w:rPr>
            <w:rStyle w:val="Siuktni"/>
            <w:noProof/>
            <w:lang w:val="en-US"/>
          </w:rPr>
          <w:t xml:space="preserve"> Hộp thoại tạo Workspace</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_Toc89122707 \h </w:instrText>
        </w:r>
        <w:r w:rsidR="00AB563B" w:rsidRPr="0071189D">
          <w:rPr>
            <w:noProof/>
            <w:webHidden/>
          </w:rPr>
        </w:r>
        <w:r w:rsidR="00AB563B" w:rsidRPr="0071189D">
          <w:rPr>
            <w:noProof/>
            <w:webHidden/>
          </w:rPr>
          <w:fldChar w:fldCharType="separate"/>
        </w:r>
        <w:r w:rsidR="00AB563B" w:rsidRPr="0071189D">
          <w:rPr>
            <w:noProof/>
            <w:webHidden/>
          </w:rPr>
          <w:t>21</w:t>
        </w:r>
        <w:r w:rsidR="00AB563B" w:rsidRPr="0071189D">
          <w:rPr>
            <w:noProof/>
            <w:webHidden/>
          </w:rPr>
          <w:fldChar w:fldCharType="end"/>
        </w:r>
      </w:hyperlink>
    </w:p>
    <w:p w14:paraId="30C3D618" w14:textId="3D4F2BBF"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8" w:history="1">
        <w:r w:rsidR="00AB563B" w:rsidRPr="0071189D">
          <w:rPr>
            <w:rStyle w:val="Siuktni"/>
            <w:noProof/>
          </w:rPr>
          <w:t>Hình 10</w:t>
        </w:r>
        <w:r w:rsidR="00AB563B" w:rsidRPr="0071189D">
          <w:rPr>
            <w:rStyle w:val="Siuktni"/>
            <w:noProof/>
            <w:lang w:val="en-US"/>
          </w:rPr>
          <w:t xml:space="preserve"> Hộp thoại tạo Store</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_Toc89122708 \h </w:instrText>
        </w:r>
        <w:r w:rsidR="00AB563B" w:rsidRPr="0071189D">
          <w:rPr>
            <w:noProof/>
            <w:webHidden/>
          </w:rPr>
        </w:r>
        <w:r w:rsidR="00AB563B" w:rsidRPr="0071189D">
          <w:rPr>
            <w:noProof/>
            <w:webHidden/>
          </w:rPr>
          <w:fldChar w:fldCharType="separate"/>
        </w:r>
        <w:r w:rsidR="00AB563B" w:rsidRPr="0071189D">
          <w:rPr>
            <w:noProof/>
            <w:webHidden/>
          </w:rPr>
          <w:t>21</w:t>
        </w:r>
        <w:r w:rsidR="00AB563B" w:rsidRPr="0071189D">
          <w:rPr>
            <w:noProof/>
            <w:webHidden/>
          </w:rPr>
          <w:fldChar w:fldCharType="end"/>
        </w:r>
      </w:hyperlink>
    </w:p>
    <w:p w14:paraId="63F932E1" w14:textId="34820A96" w:rsidR="00AB563B" w:rsidRPr="0071189D" w:rsidRDefault="004F32B8">
      <w:pPr>
        <w:pStyle w:val="Banghinhminhhoa"/>
        <w:tabs>
          <w:tab w:val="right" w:leader="dot" w:pos="8778"/>
        </w:tabs>
        <w:rPr>
          <w:rFonts w:asciiTheme="minorHAnsi" w:eastAsiaTheme="minorEastAsia" w:hAnsiTheme="minorHAnsi" w:cstheme="minorBidi"/>
          <w:noProof/>
          <w:sz w:val="22"/>
          <w:szCs w:val="22"/>
          <w:lang w:val="en-US"/>
        </w:rPr>
      </w:pPr>
      <w:hyperlink w:anchor="_Toc89122709" w:history="1">
        <w:r w:rsidR="00AB563B" w:rsidRPr="0071189D">
          <w:rPr>
            <w:rStyle w:val="Siuktni"/>
            <w:noProof/>
          </w:rPr>
          <w:t>Hình 11 Hộp thoại thông tin về kho dữ liệu</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_Toc89122709 \h </w:instrText>
        </w:r>
        <w:r w:rsidR="00AB563B" w:rsidRPr="0071189D">
          <w:rPr>
            <w:noProof/>
            <w:webHidden/>
          </w:rPr>
        </w:r>
        <w:r w:rsidR="00AB563B" w:rsidRPr="0071189D">
          <w:rPr>
            <w:noProof/>
            <w:webHidden/>
          </w:rPr>
          <w:fldChar w:fldCharType="separate"/>
        </w:r>
        <w:r w:rsidR="00AB563B" w:rsidRPr="0071189D">
          <w:rPr>
            <w:noProof/>
            <w:webHidden/>
          </w:rPr>
          <w:t>22</w:t>
        </w:r>
        <w:r w:rsidR="00AB563B" w:rsidRPr="0071189D">
          <w:rPr>
            <w:noProof/>
            <w:webHidden/>
          </w:rPr>
          <w:fldChar w:fldCharType="end"/>
        </w:r>
      </w:hyperlink>
    </w:p>
    <w:p w14:paraId="0B857CD4" w14:textId="755A5001" w:rsidR="008436AC" w:rsidRDefault="004F32B8" w:rsidP="00EE5B5B">
      <w:pPr>
        <w:pStyle w:val="Banghinhminhhoa"/>
        <w:tabs>
          <w:tab w:val="right" w:leader="dot" w:pos="8778"/>
        </w:tabs>
        <w:rPr>
          <w:noProof/>
        </w:rPr>
      </w:pPr>
      <w:hyperlink w:anchor="_Toc89122710" w:history="1">
        <w:r w:rsidR="00AB563B" w:rsidRPr="0071189D">
          <w:rPr>
            <w:rStyle w:val="Siuktni"/>
            <w:noProof/>
          </w:rPr>
          <w:t>Hình 12</w:t>
        </w:r>
        <w:r w:rsidR="00AB563B" w:rsidRPr="0071189D">
          <w:rPr>
            <w:rStyle w:val="Siuktni"/>
            <w:noProof/>
            <w:lang w:val="en-US"/>
          </w:rPr>
          <w:t xml:space="preserve"> Hộp thoai tạo các lớp dữ liệu</w:t>
        </w:r>
        <w:r w:rsidR="00AB563B" w:rsidRPr="0071189D">
          <w:rPr>
            <w:noProof/>
            <w:webHidden/>
          </w:rPr>
          <w:tab/>
        </w:r>
        <w:r w:rsidR="00AB563B" w:rsidRPr="0071189D">
          <w:rPr>
            <w:noProof/>
            <w:webHidden/>
          </w:rPr>
          <w:fldChar w:fldCharType="begin"/>
        </w:r>
        <w:r w:rsidR="00AB563B" w:rsidRPr="0071189D">
          <w:rPr>
            <w:noProof/>
            <w:webHidden/>
          </w:rPr>
          <w:instrText xml:space="preserve"> PAGEREF _Toc89122710 \h </w:instrText>
        </w:r>
        <w:r w:rsidR="00AB563B" w:rsidRPr="0071189D">
          <w:rPr>
            <w:noProof/>
            <w:webHidden/>
          </w:rPr>
        </w:r>
        <w:r w:rsidR="00AB563B" w:rsidRPr="0071189D">
          <w:rPr>
            <w:noProof/>
            <w:webHidden/>
          </w:rPr>
          <w:fldChar w:fldCharType="separate"/>
        </w:r>
        <w:r w:rsidR="00AB563B" w:rsidRPr="0071189D">
          <w:rPr>
            <w:noProof/>
            <w:webHidden/>
          </w:rPr>
          <w:t>22</w:t>
        </w:r>
        <w:r w:rsidR="00AB563B" w:rsidRPr="0071189D">
          <w:rPr>
            <w:noProof/>
            <w:webHidden/>
          </w:rPr>
          <w:fldChar w:fldCharType="end"/>
        </w:r>
      </w:hyperlink>
    </w:p>
    <w:p w14:paraId="24BC3837" w14:textId="587CDDD8" w:rsidR="00C71217" w:rsidRPr="00C71217" w:rsidRDefault="00C71217" w:rsidP="00C71217">
      <w:pPr>
        <w:rPr>
          <w:ins w:id="25" w:author="NGUYEN DUC TAM" w:date="2021-11-30T00:02:00Z"/>
          <w:bCs/>
        </w:rPr>
      </w:pPr>
      <w:r w:rsidRPr="00C71217">
        <w:rPr>
          <w:bCs/>
          <w:szCs w:val="26"/>
          <w:lang w:val="en-US"/>
        </w:rPr>
        <w:t>Hình 13 Hộp thoại chọn hệ tọa độ trong GeoSever…</w:t>
      </w:r>
      <w:r>
        <w:rPr>
          <w:bCs/>
          <w:szCs w:val="26"/>
          <w:lang w:val="en-US"/>
        </w:rPr>
        <w:t>………………………. 24</w:t>
      </w:r>
    </w:p>
    <w:p w14:paraId="029AD85E" w14:textId="75DD3F45" w:rsidR="00EE20D0" w:rsidRPr="00EE20D0" w:rsidRDefault="00EE20D0" w:rsidP="00EE5B5B">
      <w:pPr>
        <w:pStyle w:val="u1"/>
        <w:ind w:firstLine="0"/>
        <w:jc w:val="both"/>
        <w:rPr>
          <w:rFonts w:eastAsia="Times New Roman" w:cs="Times New Roman"/>
          <w:color w:val="auto"/>
          <w:sz w:val="26"/>
          <w:szCs w:val="24"/>
          <w:lang w:val="en-US"/>
        </w:rPr>
      </w:pPr>
      <w:r w:rsidRPr="0071189D">
        <w:rPr>
          <w:b w:val="0"/>
          <w:lang w:val="en-US"/>
        </w:rPr>
        <w:fldChar w:fldCharType="end"/>
      </w:r>
      <w:r w:rsidR="00C71217">
        <w:rPr>
          <w:lang w:val="en-US"/>
        </w:rPr>
        <w:t xml:space="preserve"> </w:t>
      </w:r>
      <w:r>
        <w:rPr>
          <w:lang w:val="en-US"/>
        </w:rPr>
        <w:br w:type="page"/>
      </w:r>
    </w:p>
    <w:p w14:paraId="26008B9A" w14:textId="6C69EA2B" w:rsidR="00DA7005" w:rsidRDefault="00DA7005" w:rsidP="00DA7005">
      <w:pPr>
        <w:pStyle w:val="u1"/>
        <w:rPr>
          <w:lang w:val="en-US"/>
        </w:rPr>
      </w:pPr>
      <w:bookmarkStart w:id="26" w:name="_Toc90447017"/>
      <w:r>
        <w:rPr>
          <w:lang w:val="en-US"/>
        </w:rPr>
        <w:lastRenderedPageBreak/>
        <w:t>QUÁ TRÌNH LÊN Ý TƯỞNG (SCAMPER)</w:t>
      </w:r>
      <w:bookmarkEnd w:id="20"/>
      <w:bookmarkEnd w:id="21"/>
      <w:bookmarkEnd w:id="22"/>
      <w:bookmarkEnd w:id="26"/>
    </w:p>
    <w:p w14:paraId="7DF84EF6" w14:textId="77777777" w:rsidR="00DA7005" w:rsidRPr="00335464" w:rsidRDefault="00DA7005" w:rsidP="009F17AD">
      <w:pPr>
        <w:pStyle w:val="ThnVnban"/>
        <w:spacing w:line="276" w:lineRule="auto"/>
        <w:rPr>
          <w:lang w:val="en-US"/>
        </w:rPr>
      </w:pPr>
      <w:r>
        <w:rPr>
          <w:lang w:val="en-US"/>
        </w:rPr>
        <w:tab/>
        <w:t>Bằng cách đặt mình vào vị trí của một sinh viên đang học chuyên ngành công nghệ thông tin địa học,nhóm em đã xem xét các vấn đề từ việc học tập,thu thập thông tin địa lí các môn học yêu cầu,việc lấy dữ liệu không gian … và nhóm nhận ra việc tìm kiếm những thông tin kiểu như này với sinh viên thực sự khó khăn.Vì thế nhóm đã lên ý tưởng thực hiện một webGIS về thông tin hành chính và đối tượng thực hiện nghiên cứu ở đây là thành phố Hà Nội.</w:t>
      </w:r>
    </w:p>
    <w:p w14:paraId="39FA202A" w14:textId="77777777" w:rsidR="00DA7005" w:rsidRDefault="00DA7005" w:rsidP="009F17AD">
      <w:pPr>
        <w:pStyle w:val="ThnVnban"/>
        <w:spacing w:line="276" w:lineRule="auto"/>
        <w:rPr>
          <w:lang w:val="en-US"/>
        </w:rPr>
      </w:pPr>
      <w:r>
        <w:tab/>
      </w:r>
      <w:r>
        <w:rPr>
          <w:lang w:val="en-US"/>
        </w:rPr>
        <w:t xml:space="preserve">Hiện nay,trên mạng mọi người hoàn toàn có thể tìm kiếm các thông tin hành chính trên một số website tương tự như: </w:t>
      </w:r>
      <w:r w:rsidRPr="00930543">
        <w:rPr>
          <w:lang w:val="en-US"/>
        </w:rPr>
        <w:t>http://gis.chinhphu.vn/</w:t>
      </w:r>
      <w:r>
        <w:tab/>
      </w:r>
      <w:r>
        <w:rPr>
          <w:lang w:val="en-US"/>
        </w:rPr>
        <w:t>,</w:t>
      </w:r>
      <w:r w:rsidRPr="00930543">
        <w:t xml:space="preserve"> </w:t>
      </w:r>
      <w:r w:rsidRPr="00930543">
        <w:rPr>
          <w:lang w:val="en-US"/>
        </w:rPr>
        <w:t>https://extract.bbbike.org/</w:t>
      </w:r>
      <w:r>
        <w:rPr>
          <w:lang w:val="en-US"/>
        </w:rPr>
        <w:t>...Những những website đó chưa đủ để đáp ứng nhu cầu của người dùng và ở đây là những sinh viên.Để cải thiện điều đó nhóm em quyết định sử dụng phương pháp SCAMPER để cải thiện sản phẩm của mình.</w:t>
      </w:r>
    </w:p>
    <w:p w14:paraId="4BB0BB35" w14:textId="77777777" w:rsidR="00DA7005" w:rsidRPr="00930543" w:rsidRDefault="00DA7005" w:rsidP="009F17AD">
      <w:pPr>
        <w:pStyle w:val="ThnVnban"/>
        <w:spacing w:line="276" w:lineRule="auto"/>
      </w:pPr>
      <w:r>
        <w:tab/>
      </w:r>
      <w:r w:rsidRPr="00930543">
        <w:t>SCAMPER là tên được cấu tạo từ những chữ đầu của một nhóm từ tiếng Anh (Substitute, Combine, Adapt, Magnify/Modify, Put to other uses, Eliminate, Rearrange/Reverse) do Robert F. Eberle xây dựng. Ông là một nhà quản lý giáo dục nghiên cứu về sự sáng tạo của giáo viên và học sinh. Cuốn sách nổi tiếng nhất của ông về tư duy sáng tạo là SCAMPER và đã được sử dụng rất rộng rãi.</w:t>
      </w:r>
    </w:p>
    <w:p w14:paraId="560AB2D3" w14:textId="77777777" w:rsidR="00DA7005" w:rsidRPr="008435C1" w:rsidRDefault="00DA7005" w:rsidP="009F17AD">
      <w:pPr>
        <w:pStyle w:val="ThnVnban"/>
        <w:spacing w:line="276" w:lineRule="auto"/>
      </w:pPr>
      <w:r>
        <w:tab/>
      </w:r>
      <w:r w:rsidRPr="00930543">
        <w:t>SCAMPER là phương pháp tư duy sáng tạo nhằm cải thiện sản phẩm, quy trình, dịch vụ… đã có hay dự tính phát triển, dựa vào kỹ thuật công não để tìm ra nhiều phương án giải đáp hàng loạt câu hỏi. Các câu hỏi được đặt ra theo trình tự với mục tiêu thu thập nhiều ý tưởng theo khả năng cho phép.</w:t>
      </w:r>
    </w:p>
    <w:p w14:paraId="737B28EF" w14:textId="77777777" w:rsidR="00DA7005" w:rsidRDefault="00DA7005" w:rsidP="009F17AD">
      <w:pPr>
        <w:pStyle w:val="ThnVnban"/>
        <w:spacing w:line="276" w:lineRule="auto"/>
      </w:pPr>
      <w:r>
        <w:tab/>
      </w:r>
      <w:r w:rsidRPr="008435C1">
        <w:t>Giải pháp được xem là tối ưu hình thành trên cơ sở tổng hợp những ý tưởng tốt xuất hiện qua các bước triển khai. Cũng như các phương pháp tư duy sáng tạo khác, SCAMPER dựa trên nguyên tắc chung là thúc đẩy đặt sự việc dưới nhiều góc nhìn khác nhau để hình thành các ý tưởng.</w:t>
      </w:r>
    </w:p>
    <w:p w14:paraId="56DE4252" w14:textId="77777777" w:rsidR="00DA7005" w:rsidRDefault="00DA7005" w:rsidP="009F17AD">
      <w:pPr>
        <w:pStyle w:val="ThnVnban"/>
        <w:spacing w:line="276" w:lineRule="auto"/>
        <w:rPr>
          <w:lang w:val="en-US"/>
        </w:rPr>
      </w:pPr>
      <w:r>
        <w:tab/>
      </w:r>
      <w:r>
        <w:rPr>
          <w:lang w:val="en-US"/>
        </w:rPr>
        <w:t>Các thành viên trong nhóm đã đặt mình vào vị trí người dùng và tìm ra những điều cần phải nâng cấp để giúp webGIS sản phẩm phù hợp ,thân thiện và đơn giản hơn với người dùng.</w:t>
      </w:r>
    </w:p>
    <w:p w14:paraId="27A33A67" w14:textId="77777777" w:rsidR="00DA7005" w:rsidRPr="00DA7005" w:rsidRDefault="00DA7005" w:rsidP="009F17AD">
      <w:pPr>
        <w:pStyle w:val="u2"/>
        <w:spacing w:line="276" w:lineRule="auto"/>
        <w:rPr>
          <w:rStyle w:val="Manh"/>
          <w:b/>
          <w:bCs w:val="0"/>
          <w:rPrChange w:id="27" w:author="NGUYEN DUC TAM" w:date="2021-11-03T22:08:00Z">
            <w:rPr>
              <w:rStyle w:val="Manh"/>
              <w:rFonts w:cs="Times New Roman"/>
              <w:b/>
              <w:bCs w:val="0"/>
              <w:color w:val="auto"/>
              <w:sz w:val="26"/>
              <w:szCs w:val="24"/>
              <w:lang w:val="vi"/>
            </w:rPr>
          </w:rPrChange>
        </w:rPr>
      </w:pPr>
      <w:bookmarkStart w:id="28" w:name="_Toc86836003"/>
      <w:bookmarkStart w:id="29" w:name="_Toc86873479"/>
      <w:bookmarkStart w:id="30" w:name="_Toc86873559"/>
      <w:bookmarkStart w:id="31" w:name="_Toc86874117"/>
      <w:bookmarkStart w:id="32" w:name="_Toc90447018"/>
      <w:r w:rsidRPr="00DA7005">
        <w:rPr>
          <w:rStyle w:val="Manh"/>
          <w:b/>
          <w:bCs w:val="0"/>
          <w:rPrChange w:id="33" w:author="NGUYEN DUC TAM" w:date="2021-11-03T22:08:00Z">
            <w:rPr>
              <w:rStyle w:val="Manh"/>
              <w:bCs w:val="0"/>
              <w:lang w:val="en-US"/>
            </w:rPr>
          </w:rPrChange>
        </w:rPr>
        <w:t>Giai đoạn 1 :</w:t>
      </w:r>
      <w:r w:rsidRPr="00FF5612">
        <w:rPr>
          <w:rStyle w:val="Manh"/>
          <w:b/>
          <w:bCs w:val="0"/>
        </w:rPr>
        <w:t>Thay thế một điều gì đó (SUBSTITUE)</w:t>
      </w:r>
      <w:bookmarkEnd w:id="28"/>
      <w:bookmarkEnd w:id="29"/>
      <w:bookmarkEnd w:id="30"/>
      <w:bookmarkEnd w:id="31"/>
      <w:bookmarkEnd w:id="32"/>
    </w:p>
    <w:p w14:paraId="3C044980" w14:textId="77777777" w:rsidR="00DA7005" w:rsidRDefault="00DA7005" w:rsidP="009F17AD">
      <w:pPr>
        <w:pStyle w:val="ThnVnban"/>
        <w:spacing w:line="276" w:lineRule="auto"/>
        <w:rPr>
          <w:lang w:val="en-US"/>
        </w:rPr>
      </w:pPr>
      <w:r>
        <w:rPr>
          <w:lang w:val="en-US"/>
        </w:rPr>
        <w:t>Nhóm em đã đặt ra các câu hỏi như là :</w:t>
      </w:r>
    </w:p>
    <w:p w14:paraId="0B84834D" w14:textId="77777777" w:rsidR="00DA7005" w:rsidRDefault="00DA7005" w:rsidP="009F17AD">
      <w:pPr>
        <w:pStyle w:val="oancuaDanhsach"/>
        <w:spacing w:line="276" w:lineRule="auto"/>
      </w:pPr>
      <w:r w:rsidRPr="00D04BED">
        <w:sym w:font="Symbol" w:char="F02D"/>
      </w:r>
      <w:r>
        <w:t xml:space="preserve"> Điều gì khiến sản phẩm web chúng ta khác với các web khác?</w:t>
      </w:r>
    </w:p>
    <w:p w14:paraId="75ADE59B" w14:textId="77777777" w:rsidR="00DA7005" w:rsidRDefault="00DA7005" w:rsidP="009F17AD">
      <w:pPr>
        <w:pStyle w:val="oancuaDanhsach"/>
        <w:spacing w:line="276" w:lineRule="auto"/>
      </w:pPr>
      <w:r w:rsidRPr="00D04BED">
        <w:sym w:font="Symbol" w:char="F02D"/>
      </w:r>
      <w:r>
        <w:t xml:space="preserve"> Những thứ gì mà các web khác đã làm tốt hoặc chưa tốt?</w:t>
      </w:r>
    </w:p>
    <w:p w14:paraId="2B4E53D6" w14:textId="77777777" w:rsidR="00DA7005" w:rsidRDefault="00DA7005" w:rsidP="009F17AD">
      <w:pPr>
        <w:pStyle w:val="oancuaDanhsach"/>
        <w:spacing w:line="276" w:lineRule="auto"/>
      </w:pPr>
      <w:r w:rsidRPr="00D04BED">
        <w:lastRenderedPageBreak/>
        <w:sym w:font="Symbol" w:char="F02D"/>
      </w:r>
      <w:r>
        <w:t xml:space="preserve"> Có thể thêm các chức năng nào khác,đặc biệt hơn vào sản phẩm không?</w:t>
      </w:r>
    </w:p>
    <w:p w14:paraId="76F2FB33" w14:textId="77777777" w:rsidR="00DA7005" w:rsidRDefault="00DA7005" w:rsidP="009F17AD">
      <w:pPr>
        <w:pStyle w:val="oancuaDanhsach"/>
        <w:spacing w:line="276" w:lineRule="auto"/>
        <w:pPrChange w:id="34" w:author="NGUYEN DUC TAM" w:date="2021-11-03T22:12:00Z">
          <w:pPr>
            <w:pStyle w:val="ThnVnban"/>
          </w:pPr>
        </w:pPrChange>
      </w:pPr>
      <w:r>
        <w:t>Thông qua việc đặt câu hỏi nhóm đã rút ra những vấn đề sau:</w:t>
      </w:r>
    </w:p>
    <w:p w14:paraId="629BD826" w14:textId="77777777" w:rsidR="00DA7005" w:rsidRDefault="00DA7005" w:rsidP="009F17AD">
      <w:pPr>
        <w:pStyle w:val="oancuaDanhsach"/>
        <w:spacing w:line="276" w:lineRule="auto"/>
      </w:pPr>
      <w:r w:rsidRPr="00D04BED">
        <w:sym w:font="Symbol" w:char="F02D"/>
      </w:r>
      <w:r>
        <w:t xml:space="preserve"> </w:t>
      </w:r>
      <w:r w:rsidRPr="00311C20">
        <w:t xml:space="preserve">Web </w:t>
      </w:r>
      <w:r>
        <w:t>cần phải đơn giản để người dung dễ dàng tiếp cận.</w:t>
      </w:r>
    </w:p>
    <w:p w14:paraId="0FC01721" w14:textId="77777777" w:rsidR="00DA7005" w:rsidRDefault="00DA7005" w:rsidP="009F17AD">
      <w:pPr>
        <w:pStyle w:val="oancuaDanhsach"/>
        <w:spacing w:line="276" w:lineRule="auto"/>
      </w:pPr>
      <w:r w:rsidRPr="00D04BED">
        <w:sym w:font="Symbol" w:char="F02D"/>
      </w:r>
      <w:r>
        <w:t xml:space="preserve"> Các lớp dữ liệu trên bản đồ cần phải sâu hơn do nhu cầu người dung.</w:t>
      </w:r>
    </w:p>
    <w:p w14:paraId="574400FD" w14:textId="77777777" w:rsidR="00DA7005" w:rsidRDefault="00DA7005" w:rsidP="009F17AD">
      <w:pPr>
        <w:pStyle w:val="oancuaDanhsach"/>
        <w:spacing w:line="276" w:lineRule="auto"/>
      </w:pPr>
      <w:r w:rsidRPr="00D04BED">
        <w:sym w:font="Symbol" w:char="F02D"/>
      </w:r>
      <w:r>
        <w:t xml:space="preserve"> Có khả năng cho ra các kết quả như diện tích,chiều dài,thông tin về đối tượng…một cách nhanh và chính xác</w:t>
      </w:r>
    </w:p>
    <w:p w14:paraId="66E6C5FF" w14:textId="77777777" w:rsidR="00DA7005" w:rsidRPr="00FF5612" w:rsidRDefault="00DA7005" w:rsidP="009F17AD">
      <w:pPr>
        <w:pStyle w:val="oancuaDanhsach"/>
        <w:spacing w:line="276" w:lineRule="auto"/>
        <w:pPrChange w:id="35" w:author="NGUYEN DUC TAM" w:date="2021-11-03T22:12:00Z">
          <w:pPr>
            <w:pStyle w:val="ThnVnban"/>
          </w:pPr>
        </w:pPrChange>
      </w:pPr>
      <w:r w:rsidRPr="00FF5612">
        <w:sym w:font="Symbol" w:char="F02D"/>
      </w:r>
      <w:r w:rsidRPr="00FF5612">
        <w:t xml:space="preserve"> Có thể cập nhật dễ dàng và thường xuyên.</w:t>
      </w:r>
    </w:p>
    <w:p w14:paraId="3E46AA8B" w14:textId="77777777" w:rsidR="00DA7005" w:rsidRDefault="00DA7005" w:rsidP="009F17AD">
      <w:pPr>
        <w:pStyle w:val="u2"/>
        <w:spacing w:line="276" w:lineRule="auto"/>
        <w:rPr>
          <w:rStyle w:val="Manh"/>
          <w:b/>
          <w:bCs w:val="0"/>
        </w:rPr>
      </w:pPr>
      <w:r w:rsidRPr="00FF5612">
        <w:rPr>
          <w:rStyle w:val="Manh"/>
          <w:b/>
          <w:bCs w:val="0"/>
        </w:rPr>
        <w:t> </w:t>
      </w:r>
      <w:bookmarkStart w:id="36" w:name="_Toc86836004"/>
      <w:bookmarkStart w:id="37" w:name="_Toc86873480"/>
      <w:bookmarkStart w:id="38" w:name="_Toc86873560"/>
      <w:bookmarkStart w:id="39" w:name="_Toc86874118"/>
      <w:bookmarkStart w:id="40" w:name="_Toc90447019"/>
      <w:r w:rsidRPr="00DA7005">
        <w:rPr>
          <w:rStyle w:val="Manh"/>
          <w:b/>
          <w:bCs w:val="0"/>
          <w:rPrChange w:id="41" w:author="NGUYEN DUC TAM" w:date="2021-11-03T22:11:00Z">
            <w:rPr>
              <w:rStyle w:val="Manh"/>
              <w:bCs w:val="0"/>
              <w:lang w:val="en-US"/>
            </w:rPr>
          </w:rPrChange>
        </w:rPr>
        <w:t>Giai đoạn 2 :</w:t>
      </w:r>
      <w:r w:rsidRPr="00FF5612">
        <w:rPr>
          <w:rStyle w:val="Manh"/>
          <w:b/>
          <w:bCs w:val="0"/>
        </w:rPr>
        <w:t>Kết hợp với một điều gì khác (COMBINE)</w:t>
      </w:r>
      <w:bookmarkEnd w:id="36"/>
      <w:bookmarkEnd w:id="37"/>
      <w:bookmarkEnd w:id="38"/>
      <w:bookmarkEnd w:id="39"/>
      <w:bookmarkEnd w:id="40"/>
    </w:p>
    <w:p w14:paraId="38096758" w14:textId="77777777" w:rsidR="00DA7005" w:rsidRPr="00DA7005" w:rsidRDefault="00DA7005" w:rsidP="009F17AD">
      <w:pPr>
        <w:pStyle w:val="ThnVnban"/>
        <w:spacing w:line="276" w:lineRule="auto"/>
        <w:rPr>
          <w:rStyle w:val="Manh"/>
          <w:b w:val="0"/>
          <w:bCs w:val="0"/>
          <w:rPrChange w:id="42" w:author="NGUYEN DUC TAM" w:date="2021-11-03T22:11:00Z">
            <w:rPr>
              <w:rStyle w:val="Manh"/>
              <w:rFonts w:eastAsiaTheme="majorEastAsia" w:cstheme="majorBidi"/>
              <w:b w:val="0"/>
              <w:bCs w:val="0"/>
              <w:color w:val="000000" w:themeColor="text1"/>
              <w:lang w:val="en-US"/>
            </w:rPr>
          </w:rPrChange>
        </w:rPr>
      </w:pPr>
      <w:r>
        <w:rPr>
          <w:rStyle w:val="Manh"/>
          <w:b w:val="0"/>
          <w:bCs w:val="0"/>
        </w:rPr>
        <w:tab/>
      </w:r>
      <w:r w:rsidRPr="00DA7005">
        <w:rPr>
          <w:rStyle w:val="Manh"/>
          <w:b w:val="0"/>
          <w:bCs w:val="0"/>
          <w:rPrChange w:id="43" w:author="NGUYEN DUC TAM" w:date="2021-11-03T22:11:00Z">
            <w:rPr>
              <w:rStyle w:val="Manh"/>
              <w:lang w:val="en-US"/>
            </w:rPr>
          </w:rPrChange>
        </w:rPr>
        <w:t>Trong quá trình hoàn thiện sản phẩm nhóm đã có các ý tưởng cho phép người dùng có thể thêm,sửa,xóa các đối tượng hành chính trên web giống như với openstreetmap và người quản lí có thể cập nhật những thông tin này lên hệ thống.</w:t>
      </w:r>
    </w:p>
    <w:p w14:paraId="5BCE746F" w14:textId="77777777" w:rsidR="00DA7005" w:rsidRPr="00DA7005" w:rsidRDefault="00DA7005" w:rsidP="009F17AD">
      <w:pPr>
        <w:pStyle w:val="ThnVnban"/>
        <w:spacing w:line="276" w:lineRule="auto"/>
        <w:rPr>
          <w:rStyle w:val="Manh"/>
          <w:b w:val="0"/>
          <w:bCs w:val="0"/>
          <w:rPrChange w:id="44" w:author="NGUYEN DUC TAM" w:date="2021-11-03T22:11:00Z">
            <w:rPr>
              <w:rStyle w:val="Manh"/>
              <w:b w:val="0"/>
              <w:bCs w:val="0"/>
              <w:lang w:val="en-US"/>
            </w:rPr>
          </w:rPrChange>
        </w:rPr>
      </w:pPr>
      <w:r w:rsidRPr="00DA7005">
        <w:rPr>
          <w:rStyle w:val="Manh"/>
          <w:b w:val="0"/>
          <w:bCs w:val="0"/>
          <w:rPrChange w:id="45" w:author="NGUYEN DUC TAM" w:date="2021-11-03T22:11:00Z">
            <w:rPr>
              <w:rStyle w:val="Manh"/>
            </w:rPr>
          </w:rPrChange>
        </w:rPr>
        <w:tab/>
        <w:t>Ngoài ra người dùng có thể tìm ra những sự khác biệt về thông hành chính qua từng năm thông qua web mà không cần tự mình phải tự tìm hiểu.</w:t>
      </w:r>
    </w:p>
    <w:p w14:paraId="1A559B85" w14:textId="77777777" w:rsidR="00DA7005" w:rsidRPr="00DA7005" w:rsidRDefault="00DA7005" w:rsidP="009F17AD">
      <w:pPr>
        <w:pStyle w:val="u2"/>
        <w:spacing w:line="276" w:lineRule="auto"/>
        <w:rPr>
          <w:rStyle w:val="Manh"/>
          <w:b/>
          <w:bCs w:val="0"/>
          <w:rPrChange w:id="46" w:author="NGUYEN DUC TAM" w:date="2021-11-03T22:11:00Z">
            <w:rPr>
              <w:rStyle w:val="Manh"/>
              <w:rFonts w:cs="Times New Roman"/>
              <w:b/>
              <w:bCs w:val="0"/>
              <w:color w:val="auto"/>
              <w:lang w:val="vi"/>
            </w:rPr>
          </w:rPrChange>
        </w:rPr>
      </w:pPr>
      <w:bookmarkStart w:id="47" w:name="_Toc86836005"/>
      <w:bookmarkStart w:id="48" w:name="_Toc86873481"/>
      <w:bookmarkStart w:id="49" w:name="_Toc86873561"/>
      <w:bookmarkStart w:id="50" w:name="_Toc86874119"/>
      <w:bookmarkStart w:id="51" w:name="_Toc90447020"/>
      <w:r w:rsidRPr="00DA7005">
        <w:rPr>
          <w:rStyle w:val="Manh"/>
          <w:b/>
          <w:bCs w:val="0"/>
          <w:rPrChange w:id="52" w:author="NGUYEN DUC TAM" w:date="2021-11-03T22:11:00Z">
            <w:rPr>
              <w:rStyle w:val="Manh"/>
              <w:bCs w:val="0"/>
              <w:lang w:val="en-US"/>
            </w:rPr>
          </w:rPrChange>
        </w:rPr>
        <w:t>Giai đoạn 3 :</w:t>
      </w:r>
      <w:r w:rsidRPr="00FF5612">
        <w:rPr>
          <w:rStyle w:val="Manh"/>
          <w:b/>
          <w:bCs w:val="0"/>
        </w:rPr>
        <w:t>Thích ứng một điều gì đó (ADAPT)</w:t>
      </w:r>
      <w:bookmarkEnd w:id="47"/>
      <w:bookmarkEnd w:id="48"/>
      <w:bookmarkEnd w:id="49"/>
      <w:bookmarkEnd w:id="50"/>
      <w:bookmarkEnd w:id="51"/>
    </w:p>
    <w:p w14:paraId="613C04F2" w14:textId="77777777" w:rsidR="00DA7005" w:rsidRPr="00DA7005" w:rsidRDefault="00DA7005" w:rsidP="009F17AD">
      <w:pPr>
        <w:pStyle w:val="ThnVnban"/>
        <w:spacing w:line="276" w:lineRule="auto"/>
        <w:rPr>
          <w:rStyle w:val="Manh"/>
          <w:b w:val="0"/>
          <w:bCs w:val="0"/>
          <w:rPrChange w:id="53" w:author="NGUYEN DUC TAM" w:date="2021-11-03T22:11:00Z">
            <w:rPr>
              <w:rStyle w:val="Manh"/>
              <w:rFonts w:eastAsiaTheme="majorEastAsia" w:cstheme="majorBidi"/>
              <w:b w:val="0"/>
              <w:bCs w:val="0"/>
              <w:color w:val="000000" w:themeColor="text1"/>
              <w:lang w:val="en-US"/>
            </w:rPr>
          </w:rPrChange>
        </w:rPr>
      </w:pPr>
      <w:r w:rsidRPr="00DA7005">
        <w:rPr>
          <w:rStyle w:val="Manh"/>
          <w:b w:val="0"/>
          <w:bCs w:val="0"/>
          <w:rPrChange w:id="54" w:author="NGUYEN DUC TAM" w:date="2021-11-03T22:11:00Z">
            <w:rPr>
              <w:rStyle w:val="Manh"/>
            </w:rPr>
          </w:rPrChange>
        </w:rPr>
        <w:tab/>
        <w:t>Hầu hết khi tìm kiếm thông tin,chúng ta chỉ có thể tìm kiếm về một đối tượng cụ thể.Vậy khi người dùng mong muốn tìm khiếm một nhóm đối tượng nào đó thì chúng ta sẽ giải xử lí thế nào?Việc này hoàn toàn có thể giải quyết bằng việc cho phép lọc ra những thông tin người dùng đang tìm kiếm từ nguồn dữ liệu .Để tránh việc phải tìm kiếm nhiều lần web có thể đưa ra tư vấn,gợi ý về thông tin người dùng đang tìm.</w:t>
      </w:r>
    </w:p>
    <w:p w14:paraId="5696AAA1" w14:textId="77777777" w:rsidR="00DA7005" w:rsidRDefault="00DA7005" w:rsidP="009F17AD">
      <w:pPr>
        <w:pStyle w:val="ThnVnban"/>
        <w:spacing w:line="276" w:lineRule="auto"/>
        <w:rPr>
          <w:rStyle w:val="Manh"/>
          <w:b w:val="0"/>
          <w:bCs w:val="0"/>
        </w:rPr>
      </w:pPr>
      <w:r w:rsidRPr="00DA7005">
        <w:rPr>
          <w:rStyle w:val="Manh"/>
          <w:b w:val="0"/>
          <w:bCs w:val="0"/>
          <w:rPrChange w:id="55" w:author="NGUYEN DUC TAM" w:date="2021-11-03T22:11:00Z">
            <w:rPr>
              <w:rStyle w:val="Manh"/>
              <w:lang w:val="en-US"/>
            </w:rPr>
          </w:rPrChange>
        </w:rPr>
        <w:tab/>
        <w:t>Việc hiển thị thông tin tìm kiếm ra cho người dùng cũng rất quan trọng,khi trả về thông tin đối tượng cho người dùng thì tất cả những thông tin về đối tượng cần được trình bày đơn giản dễ quan sát.</w:t>
      </w:r>
    </w:p>
    <w:p w14:paraId="6D1CBFD9" w14:textId="77777777" w:rsidR="00DA7005" w:rsidRPr="00DA7005" w:rsidRDefault="00DA7005" w:rsidP="009F17AD">
      <w:pPr>
        <w:pStyle w:val="u2"/>
        <w:spacing w:line="276" w:lineRule="auto"/>
      </w:pPr>
      <w:bookmarkStart w:id="56" w:name="_Toc86836006"/>
      <w:bookmarkStart w:id="57" w:name="_Toc86873482"/>
      <w:bookmarkStart w:id="58" w:name="_Toc86873562"/>
      <w:bookmarkStart w:id="59" w:name="_Toc86874120"/>
      <w:bookmarkStart w:id="60" w:name="_Toc90447021"/>
      <w:r w:rsidRPr="00DA7005">
        <w:rPr>
          <w:rStyle w:val="Manh"/>
          <w:b/>
          <w:bCs w:val="0"/>
          <w:rPrChange w:id="61" w:author="NGUYEN DUC TAM" w:date="2021-11-03T22:12:00Z">
            <w:rPr>
              <w:rStyle w:val="Manh"/>
              <w:bCs w:val="0"/>
              <w:lang w:val="en-US"/>
            </w:rPr>
          </w:rPrChange>
        </w:rPr>
        <w:t>Giai đoạn 4 :</w:t>
      </w:r>
      <w:r w:rsidRPr="00FF5612">
        <w:rPr>
          <w:rStyle w:val="Manh"/>
          <w:b/>
          <w:bCs w:val="0"/>
        </w:rPr>
        <w:t>Tăng cường/Điều chỉnh (M</w:t>
      </w:r>
      <w:r w:rsidRPr="00DA7005">
        <w:t>AGNIFY</w:t>
      </w:r>
      <w:r w:rsidRPr="00FF5612">
        <w:rPr>
          <w:rStyle w:val="Manh"/>
          <w:b/>
          <w:bCs w:val="0"/>
        </w:rPr>
        <w:t>/M</w:t>
      </w:r>
      <w:r w:rsidRPr="00DA7005">
        <w:t>ODIFY)</w:t>
      </w:r>
      <w:bookmarkEnd w:id="56"/>
      <w:bookmarkEnd w:id="57"/>
      <w:bookmarkEnd w:id="58"/>
      <w:bookmarkEnd w:id="59"/>
      <w:bookmarkEnd w:id="60"/>
    </w:p>
    <w:p w14:paraId="02F8CE1D" w14:textId="77777777" w:rsidR="00DA7005" w:rsidRDefault="00DA7005" w:rsidP="009F17AD">
      <w:pPr>
        <w:pStyle w:val="ThnVnban"/>
        <w:spacing w:line="276" w:lineRule="auto"/>
        <w:rPr>
          <w:lang w:val="en-US"/>
        </w:rPr>
      </w:pPr>
      <w:r>
        <w:tab/>
      </w:r>
      <w:r>
        <w:rPr>
          <w:lang w:val="en-US"/>
        </w:rPr>
        <w:t>Để một trang webGIS thu hút người dùng thì điều quan trọng nhất là cách sử dụng dễ dàng,giao diện thân thiện với ngườ dùng và lượng thông tin mà trang web có thể cung cấp đáp ứng đủ nhu cầu người dùng.</w:t>
      </w:r>
    </w:p>
    <w:p w14:paraId="1E07DFC4" w14:textId="77777777" w:rsidR="00DA7005" w:rsidRDefault="00DA7005" w:rsidP="009F17AD">
      <w:pPr>
        <w:pStyle w:val="ThnVnban"/>
        <w:spacing w:line="276" w:lineRule="auto"/>
        <w:rPr>
          <w:lang w:val="en-US"/>
        </w:rPr>
      </w:pPr>
      <w:r>
        <w:rPr>
          <w:lang w:val="en-US"/>
        </w:rPr>
        <w:tab/>
        <w:t>Để cải thiện giao diện thì người quản lí cần phải lắm bắt được thói quen người dùng,biết cách hỗ trợ sao cho người sử dụng có trải nghiệm tốt,không quá mất thời gian làm quen và sử dụng web.Các chức năng cơ bản cẩn bố trí ở những nơi người dùng dễ dàng nhận ra.</w:t>
      </w:r>
    </w:p>
    <w:p w14:paraId="2F2022A5" w14:textId="77777777" w:rsidR="00DA7005" w:rsidRDefault="00DA7005" w:rsidP="009F17AD">
      <w:pPr>
        <w:pStyle w:val="ThnVnban"/>
        <w:spacing w:line="276" w:lineRule="auto"/>
        <w:rPr>
          <w:lang w:val="en-US"/>
        </w:rPr>
      </w:pPr>
      <w:r>
        <w:rPr>
          <w:lang w:val="en-US"/>
        </w:rPr>
        <w:tab/>
        <w:t xml:space="preserve">Còn đối với việc cung cấp đầy đủ thông tin cho người sử dụng thì chắc </w:t>
      </w:r>
      <w:r>
        <w:rPr>
          <w:lang w:val="en-US"/>
        </w:rPr>
        <w:lastRenderedPageBreak/>
        <w:t>chắn cần phải có một cơ sở dữ liệu khổng lồ và đầy đủ.Những dữ liệu này cũng cần phải thường xuyên được cập nhật để bám sát thực tế.</w:t>
      </w:r>
    </w:p>
    <w:p w14:paraId="7EDDE682" w14:textId="77777777" w:rsidR="00DA7005" w:rsidRPr="00FF5612" w:rsidRDefault="00DA7005" w:rsidP="009F17AD">
      <w:pPr>
        <w:pStyle w:val="u2"/>
        <w:spacing w:line="276" w:lineRule="auto"/>
        <w:rPr>
          <w:rStyle w:val="Manh"/>
          <w:b/>
          <w:bCs w:val="0"/>
        </w:rPr>
      </w:pPr>
      <w:bookmarkStart w:id="62" w:name="_Toc86836007"/>
      <w:bookmarkStart w:id="63" w:name="_Toc86873483"/>
      <w:bookmarkStart w:id="64" w:name="_Toc86873563"/>
      <w:bookmarkStart w:id="65" w:name="_Toc86874121"/>
      <w:bookmarkStart w:id="66" w:name="_Toc90447022"/>
      <w:r w:rsidRPr="00DA7005">
        <w:rPr>
          <w:rStyle w:val="Manh"/>
          <w:b/>
          <w:bCs w:val="0"/>
          <w:rPrChange w:id="67" w:author="NGUYEN DUC TAM" w:date="2021-11-03T22:12:00Z">
            <w:rPr>
              <w:rStyle w:val="Manh"/>
              <w:bCs w:val="0"/>
              <w:lang w:val="en-US"/>
            </w:rPr>
          </w:rPrChange>
        </w:rPr>
        <w:t>Giai đoạn 5 :</w:t>
      </w:r>
      <w:r w:rsidRPr="00FF5612">
        <w:rPr>
          <w:rStyle w:val="Manh"/>
          <w:b/>
          <w:bCs w:val="0"/>
        </w:rPr>
        <w:t>Đặt vào những ứng dụng khác (PUT TO OTHER USES)</w:t>
      </w:r>
      <w:bookmarkEnd w:id="62"/>
      <w:bookmarkEnd w:id="63"/>
      <w:bookmarkEnd w:id="64"/>
      <w:bookmarkEnd w:id="65"/>
      <w:bookmarkEnd w:id="66"/>
    </w:p>
    <w:p w14:paraId="21E10FE0" w14:textId="77777777" w:rsidR="00DA7005" w:rsidRDefault="00DA7005" w:rsidP="009F17AD">
      <w:pPr>
        <w:pStyle w:val="ThnVnban"/>
        <w:spacing w:line="276" w:lineRule="auto"/>
        <w:rPr>
          <w:lang w:val="en-US"/>
        </w:rPr>
      </w:pPr>
      <w:r>
        <w:rPr>
          <w:lang w:val="en-US"/>
        </w:rPr>
        <w:tab/>
        <w:t>Trang web với mục đích chủ yếu cung cấp thông tin hành chính cho người dùng có nhu cầu tìm hiểu.Nhưng trong thời gian tới nó hoàn toàn có thể được sử dụng với mục đích khác nữa như : nghiên cứu đất đai,nghiên cứu bất động sản,hoặc đơn giản với chức năng tìm đường như google map… và còn rất nhiều ứng dụng khác</w:t>
      </w:r>
    </w:p>
    <w:p w14:paraId="522AC796" w14:textId="77777777" w:rsidR="00DA7005" w:rsidRPr="00FF5612" w:rsidRDefault="00DA7005" w:rsidP="009F17AD">
      <w:pPr>
        <w:pStyle w:val="u2"/>
        <w:spacing w:line="276" w:lineRule="auto"/>
        <w:rPr>
          <w:rStyle w:val="Manh"/>
          <w:b/>
          <w:bCs w:val="0"/>
        </w:rPr>
      </w:pPr>
      <w:bookmarkStart w:id="68" w:name="_Toc86836008"/>
      <w:bookmarkStart w:id="69" w:name="_Toc86873484"/>
      <w:bookmarkStart w:id="70" w:name="_Toc86873564"/>
      <w:bookmarkStart w:id="71" w:name="_Toc86874122"/>
      <w:bookmarkStart w:id="72" w:name="_Toc90447023"/>
      <w:r w:rsidRPr="00DA7005">
        <w:rPr>
          <w:rStyle w:val="Manh"/>
          <w:b/>
          <w:bCs w:val="0"/>
          <w:rPrChange w:id="73" w:author="NGUYEN DUC TAM" w:date="2021-11-03T22:13:00Z">
            <w:rPr>
              <w:rStyle w:val="Manh"/>
              <w:bCs w:val="0"/>
              <w:lang w:val="en-US"/>
            </w:rPr>
          </w:rPrChange>
        </w:rPr>
        <w:t>Giai đoạn 6 :</w:t>
      </w:r>
      <w:r w:rsidRPr="00FF5612">
        <w:rPr>
          <w:rStyle w:val="Manh"/>
          <w:b/>
          <w:bCs w:val="0"/>
        </w:rPr>
        <w:t>Loại bỏ (ELIMINATE)</w:t>
      </w:r>
      <w:bookmarkEnd w:id="68"/>
      <w:bookmarkEnd w:id="69"/>
      <w:bookmarkEnd w:id="70"/>
      <w:bookmarkEnd w:id="71"/>
      <w:bookmarkEnd w:id="72"/>
    </w:p>
    <w:p w14:paraId="4E379CB5" w14:textId="77777777" w:rsidR="00DA7005" w:rsidRDefault="00DA7005" w:rsidP="009F17AD">
      <w:pPr>
        <w:pStyle w:val="ThnVnban"/>
        <w:spacing w:line="276" w:lineRule="auto"/>
        <w:rPr>
          <w:lang w:val="en-US"/>
        </w:rPr>
      </w:pPr>
      <w:r>
        <w:tab/>
      </w:r>
      <w:r>
        <w:rPr>
          <w:lang w:val="en-US"/>
        </w:rPr>
        <w:t>Việc cho quá nhiều chức năng vào một webGIS sẽ khiến việc xây dựng web khó khan hơn.Đối với một số chức năng mà hầu hết người dùng không quan tâm sẽ bị loại bỏ,chỉ những chức năng thực sự cần thiết mới được đưa lên webGIS.</w:t>
      </w:r>
    </w:p>
    <w:p w14:paraId="4683B614" w14:textId="77777777" w:rsidR="00DA7005" w:rsidRPr="00DD3F32" w:rsidRDefault="00DA7005" w:rsidP="009F17AD">
      <w:pPr>
        <w:pStyle w:val="ThnVnban"/>
        <w:spacing w:line="276" w:lineRule="auto"/>
        <w:rPr>
          <w:lang w:val="en-US"/>
        </w:rPr>
      </w:pPr>
      <w:r>
        <w:rPr>
          <w:lang w:val="en-US"/>
        </w:rPr>
        <w:t>Chức năng cho phép người dùng thêm,sửa,xóa,một số chức năng nâng cao nên loại bỏ.</w:t>
      </w:r>
    </w:p>
    <w:p w14:paraId="45ECED70" w14:textId="77777777" w:rsidR="00DA7005" w:rsidRPr="00DA7005" w:rsidRDefault="00DA7005" w:rsidP="009F17AD">
      <w:pPr>
        <w:pStyle w:val="u2"/>
        <w:spacing w:line="276" w:lineRule="auto"/>
      </w:pPr>
      <w:bookmarkStart w:id="74" w:name="_Toc86836009"/>
      <w:bookmarkStart w:id="75" w:name="_Toc86873485"/>
      <w:bookmarkStart w:id="76" w:name="_Toc86873565"/>
      <w:bookmarkStart w:id="77" w:name="_Toc86874123"/>
      <w:bookmarkStart w:id="78" w:name="_Toc90447024"/>
      <w:r w:rsidRPr="00DA7005">
        <w:rPr>
          <w:rStyle w:val="Manh"/>
          <w:b/>
          <w:bCs w:val="0"/>
          <w:rPrChange w:id="79" w:author="NGUYEN DUC TAM" w:date="2021-11-03T22:13:00Z">
            <w:rPr>
              <w:rStyle w:val="Manh"/>
              <w:bCs w:val="0"/>
              <w:lang w:val="en-US"/>
            </w:rPr>
          </w:rPrChange>
        </w:rPr>
        <w:t>Giai đoạn 7 :</w:t>
      </w:r>
      <w:r w:rsidRPr="00FF5612">
        <w:rPr>
          <w:rStyle w:val="Manh"/>
          <w:b/>
          <w:bCs w:val="0"/>
        </w:rPr>
        <w:t>Tái cấu trúc/đảo ngược (REARRANGE/REVERSE)</w:t>
      </w:r>
      <w:bookmarkEnd w:id="74"/>
      <w:bookmarkEnd w:id="75"/>
      <w:bookmarkEnd w:id="76"/>
      <w:bookmarkEnd w:id="77"/>
      <w:bookmarkEnd w:id="78"/>
    </w:p>
    <w:p w14:paraId="2D5DC92A" w14:textId="77777777" w:rsidR="00DA7005" w:rsidRPr="00DA7005" w:rsidRDefault="00DA7005" w:rsidP="009F17AD">
      <w:pPr>
        <w:pStyle w:val="ThngthngWeb"/>
        <w:spacing w:line="276" w:lineRule="auto"/>
        <w:rPr>
          <w:rStyle w:val="Manh"/>
          <w:b w:val="0"/>
          <w:bCs w:val="0"/>
          <w:szCs w:val="28"/>
          <w:rPrChange w:id="80" w:author="NGUYEN DUC TAM" w:date="2021-11-03T22:13:00Z">
            <w:rPr>
              <w:rStyle w:val="Manh"/>
              <w:rFonts w:eastAsiaTheme="majorEastAsia" w:cstheme="majorBidi"/>
              <w:b w:val="0"/>
              <w:bCs w:val="0"/>
              <w:color w:val="000000" w:themeColor="text1"/>
              <w:lang w:val="en-US"/>
            </w:rPr>
          </w:rPrChange>
        </w:rPr>
        <w:pPrChange w:id="81" w:author="NGUYEN DUC TAM" w:date="2021-11-03T22:13:00Z">
          <w:pPr>
            <w:pStyle w:val="ThnVnban"/>
          </w:pPr>
        </w:pPrChange>
      </w:pPr>
      <w:r w:rsidRPr="00DA7005">
        <w:rPr>
          <w:rStyle w:val="Manh"/>
          <w:b w:val="0"/>
          <w:bCs w:val="0"/>
          <w:sz w:val="28"/>
          <w:szCs w:val="28"/>
          <w:rPrChange w:id="82" w:author="NGUYEN DUC TAM" w:date="2021-11-03T22:13:00Z">
            <w:rPr>
              <w:rStyle w:val="Manh"/>
            </w:rPr>
          </w:rPrChange>
        </w:rPr>
        <w:tab/>
        <w:t>Qua quá trình đánh giá và việc liên tục trả lời các vấn đề được đưa ra ,toàn bộ những vấn để đã được sắp xếp xử lí một cách hợp lý.Những ý tưởng đã được hoàn thiện bổ sung và nghiên cứu đưa vào trang web.Những yếu tố còn chưa chưa tốt đã được khắc phục hoặc loại bỏ.</w:t>
      </w:r>
    </w:p>
    <w:p w14:paraId="01FB242E" w14:textId="32CEB690" w:rsidR="00DA7005" w:rsidRPr="00DA7005" w:rsidRDefault="00DA7005" w:rsidP="009F17AD">
      <w:pPr>
        <w:pStyle w:val="u2"/>
        <w:spacing w:line="276" w:lineRule="auto"/>
        <w:rPr>
          <w:rPrChange w:id="83" w:author="NGUYEN DUC TAM" w:date="2021-11-03T22:13:00Z">
            <w:rPr>
              <w:lang w:val="en-US"/>
            </w:rPr>
          </w:rPrChange>
        </w:rPr>
      </w:pPr>
      <w:bookmarkStart w:id="84" w:name="_Toc86836010"/>
      <w:bookmarkStart w:id="85" w:name="_Toc86873486"/>
      <w:bookmarkStart w:id="86" w:name="_Toc86873566"/>
      <w:bookmarkStart w:id="87" w:name="_Toc86874124"/>
      <w:bookmarkStart w:id="88" w:name="_Toc90447025"/>
      <w:r w:rsidRPr="00DA7005">
        <w:rPr>
          <w:rPrChange w:id="89" w:author="NGUYEN DUC TAM" w:date="2021-11-03T22:13:00Z">
            <w:rPr>
              <w:lang w:val="en-US"/>
            </w:rPr>
          </w:rPrChange>
        </w:rPr>
        <w:t>Phần kết luận</w:t>
      </w:r>
      <w:bookmarkEnd w:id="84"/>
      <w:bookmarkEnd w:id="85"/>
      <w:bookmarkEnd w:id="86"/>
      <w:bookmarkEnd w:id="87"/>
      <w:bookmarkEnd w:id="88"/>
    </w:p>
    <w:p w14:paraId="1AA7BCF9" w14:textId="77777777" w:rsidR="00DA7005" w:rsidRPr="00DA7005" w:rsidRDefault="00DA7005" w:rsidP="009F17AD">
      <w:pPr>
        <w:pStyle w:val="ThnVnban"/>
        <w:spacing w:line="276" w:lineRule="auto"/>
        <w:rPr>
          <w:rPrChange w:id="90" w:author="NGUYEN DUC TAM" w:date="2021-11-03T22:11:00Z">
            <w:rPr>
              <w:rStyle w:val="Manh"/>
              <w:bCs w:val="0"/>
            </w:rPr>
          </w:rPrChange>
        </w:rPr>
        <w:pPrChange w:id="91" w:author="NGUYEN DUC TAM" w:date="2021-11-03T22:11:00Z">
          <w:pPr>
            <w:pStyle w:val="u2"/>
          </w:pPr>
        </w:pPrChange>
      </w:pPr>
      <w:r w:rsidRPr="00870A8B">
        <w:tab/>
        <w:t>Chúng ta có thđánh giá và việc liênkỹ thuật SCAMPER trong mọi giai đoạn của định nghĩa vấn đề. Chúng ta có thể chia giai đoạn này thành các giai đoạn phụ khác và đặt các câu hỏi SCAMPER.  Đặt câu hỏi SCAMPER ở mỗi Giai đoạn phụ, để tạo ra các ý tưởng khác nhau và chọn những ý tưởng có liên quan.</w:t>
      </w:r>
      <w:r>
        <w:rPr>
          <w:lang w:val="en-US"/>
        </w:rPr>
        <w:t>TChúng ta có thđánh giá và việc liênkỹ thuật SCAMPER trong mọi giai đoạn của định nghĩa vấn đề.</w:t>
      </w:r>
    </w:p>
    <w:p w14:paraId="30096225" w14:textId="77777777" w:rsidR="00DA7005" w:rsidRPr="00DA7005" w:rsidRDefault="00DA7005" w:rsidP="009F17AD">
      <w:pPr>
        <w:pStyle w:val="ThnVnban"/>
        <w:spacing w:line="276" w:lineRule="auto"/>
        <w:rPr>
          <w:lang w:val="en-US"/>
          <w:rPrChange w:id="92" w:author="NGUYEN DUC TAM" w:date="2021-11-03T22:10:00Z">
            <w:rPr/>
          </w:rPrChange>
        </w:rPr>
        <w:pPrChange w:id="93" w:author="NGUYEN DUC TAM" w:date="2021-11-03T22:10:00Z">
          <w:pPr>
            <w:pStyle w:val="oancuaDanhsach"/>
          </w:pPr>
        </w:pPrChange>
      </w:pPr>
    </w:p>
    <w:p w14:paraId="4E9BC4F7" w14:textId="174B2B83" w:rsidR="00FF5612" w:rsidRDefault="00DA7005" w:rsidP="00FF5612">
      <w:pPr>
        <w:pStyle w:val="u1"/>
        <w:rPr>
          <w:lang w:val="en-US"/>
        </w:rPr>
      </w:pPr>
      <w:r>
        <w:br w:type="page"/>
      </w:r>
      <w:bookmarkStart w:id="94" w:name="_Toc86836011"/>
      <w:bookmarkStart w:id="95" w:name="_Toc86873487"/>
      <w:bookmarkStart w:id="96" w:name="_Toc86873567"/>
      <w:bookmarkStart w:id="97" w:name="_Toc90447026"/>
      <w:r w:rsidR="00FF5612">
        <w:rPr>
          <w:lang w:val="en-US"/>
        </w:rPr>
        <w:lastRenderedPageBreak/>
        <w:t>TÓM TẮT QUÁ TRÌNH THỰC HIỆN</w:t>
      </w:r>
      <w:bookmarkEnd w:id="94"/>
      <w:bookmarkEnd w:id="95"/>
      <w:bookmarkEnd w:id="96"/>
      <w:bookmarkEnd w:id="97"/>
    </w:p>
    <w:p w14:paraId="48E00C8D" w14:textId="77777777" w:rsidR="00FF5612" w:rsidRDefault="00FF5612" w:rsidP="00FF5612">
      <w:pPr>
        <w:rPr>
          <w:szCs w:val="28"/>
          <w:lang w:val="en-US"/>
        </w:rPr>
      </w:pPr>
    </w:p>
    <w:p w14:paraId="564E4860" w14:textId="77777777" w:rsidR="00FF5612" w:rsidRPr="00E32859" w:rsidRDefault="00FF5612" w:rsidP="00FF5612">
      <w:pPr>
        <w:rPr>
          <w:sz w:val="28"/>
          <w:szCs w:val="28"/>
          <w:lang w:val="en-US"/>
        </w:rPr>
      </w:pPr>
      <w:r w:rsidRPr="00E32859">
        <w:rPr>
          <w:sz w:val="28"/>
          <w:szCs w:val="28"/>
          <w:lang w:val="en-US"/>
        </w:rPr>
        <w:t>Đề tài thực hiện theo trình tự sau:</w:t>
      </w:r>
    </w:p>
    <w:p w14:paraId="143B6BD6" w14:textId="77777777" w:rsidR="00FF5612" w:rsidRPr="00E32859" w:rsidRDefault="00FF5612" w:rsidP="00FF5612">
      <w:pPr>
        <w:pStyle w:val="oancuaDanhsach"/>
        <w:numPr>
          <w:ilvl w:val="0"/>
          <w:numId w:val="1"/>
        </w:numPr>
        <w:rPr>
          <w:szCs w:val="28"/>
          <w:lang w:val="vi-VN"/>
        </w:rPr>
      </w:pPr>
      <w:r w:rsidRPr="00E32859">
        <w:rPr>
          <w:szCs w:val="28"/>
          <w:lang w:val="vi-VN"/>
        </w:rPr>
        <w:t xml:space="preserve">Xây dựng cơ sở dữ liệu thông tin hành chính Thành phố </w:t>
      </w:r>
      <w:r w:rsidRPr="00E32859">
        <w:rPr>
          <w:szCs w:val="28"/>
        </w:rPr>
        <w:t>Hà Nội</w:t>
      </w:r>
      <w:r w:rsidRPr="00E32859">
        <w:rPr>
          <w:szCs w:val="28"/>
          <w:lang w:val="vi-VN"/>
        </w:rPr>
        <w:t xml:space="preserve"> trong hệ quản trị cơ sở dữ liệu</w:t>
      </w:r>
      <w:r w:rsidRPr="00E32859">
        <w:rPr>
          <w:spacing w:val="3"/>
          <w:szCs w:val="28"/>
          <w:lang w:val="vi-VN"/>
        </w:rPr>
        <w:t xml:space="preserve"> </w:t>
      </w:r>
      <w:r w:rsidRPr="00E32859">
        <w:rPr>
          <w:szCs w:val="28"/>
          <w:lang w:val="vi-VN"/>
        </w:rPr>
        <w:t>PostgreSQL.</w:t>
      </w:r>
    </w:p>
    <w:p w14:paraId="46A4A5DE" w14:textId="77777777" w:rsidR="00FF5612" w:rsidRPr="00E32859" w:rsidRDefault="00FF5612" w:rsidP="00FF5612">
      <w:pPr>
        <w:pStyle w:val="oancuaDanhsach"/>
        <w:numPr>
          <w:ilvl w:val="0"/>
          <w:numId w:val="1"/>
        </w:numPr>
        <w:tabs>
          <w:tab w:val="left" w:pos="1581"/>
        </w:tabs>
        <w:spacing w:before="115" w:line="360" w:lineRule="auto"/>
        <w:ind w:right="476"/>
        <w:jc w:val="both"/>
        <w:rPr>
          <w:szCs w:val="28"/>
          <w:lang w:val="vi-VN"/>
        </w:rPr>
      </w:pPr>
      <w:r w:rsidRPr="00E32859">
        <w:rPr>
          <w:szCs w:val="28"/>
          <w:lang w:val="vi-VN"/>
        </w:rPr>
        <w:t xml:space="preserve">Thiết </w:t>
      </w:r>
      <w:r w:rsidRPr="00E32859">
        <w:rPr>
          <w:spacing w:val="-3"/>
          <w:szCs w:val="28"/>
          <w:lang w:val="vi-VN"/>
        </w:rPr>
        <w:t xml:space="preserve">kế </w:t>
      </w:r>
      <w:r w:rsidRPr="00E32859">
        <w:rPr>
          <w:szCs w:val="28"/>
          <w:lang w:val="vi-VN"/>
        </w:rPr>
        <w:t xml:space="preserve">giao diện và đưa cơ sở dữ liệu hiển thị lên nền web bằng công nghệ </w:t>
      </w:r>
      <w:r w:rsidRPr="00E32859">
        <w:rPr>
          <w:spacing w:val="-3"/>
          <w:szCs w:val="28"/>
          <w:lang w:val="vi-VN"/>
        </w:rPr>
        <w:t xml:space="preserve">mã </w:t>
      </w:r>
      <w:r w:rsidRPr="00E32859">
        <w:rPr>
          <w:szCs w:val="28"/>
          <w:lang w:val="vi-VN"/>
        </w:rPr>
        <w:t>nguồn mở GeoServer, thư viện OpenLayers, các ngôn ngữ lập trình HTML,</w:t>
      </w:r>
      <w:r w:rsidRPr="00E32859">
        <w:rPr>
          <w:spacing w:val="2"/>
          <w:szCs w:val="28"/>
          <w:lang w:val="vi-VN"/>
        </w:rPr>
        <w:t xml:space="preserve"> </w:t>
      </w:r>
      <w:r w:rsidRPr="00E32859">
        <w:rPr>
          <w:szCs w:val="28"/>
          <w:lang w:val="vi-VN"/>
        </w:rPr>
        <w:t>JavaScript.</w:t>
      </w:r>
    </w:p>
    <w:p w14:paraId="357C072C" w14:textId="77777777" w:rsidR="00FF5612" w:rsidRPr="00E32859" w:rsidRDefault="00FF5612" w:rsidP="00FF5612">
      <w:pPr>
        <w:rPr>
          <w:sz w:val="28"/>
          <w:szCs w:val="28"/>
          <w:lang w:val="en-US"/>
        </w:rPr>
      </w:pPr>
      <w:r w:rsidRPr="00E32859">
        <w:rPr>
          <w:sz w:val="28"/>
          <w:szCs w:val="28"/>
          <w:lang w:val="en-US"/>
        </w:rPr>
        <w:t>Kết quả hoàn thành:</w:t>
      </w:r>
    </w:p>
    <w:p w14:paraId="722BEE6F" w14:textId="77777777" w:rsidR="00FF5612" w:rsidRPr="00E32859" w:rsidRDefault="00FF5612" w:rsidP="00FF5612">
      <w:pPr>
        <w:pStyle w:val="oancuaDanhsach"/>
        <w:numPr>
          <w:ilvl w:val="0"/>
          <w:numId w:val="1"/>
        </w:numPr>
        <w:rPr>
          <w:szCs w:val="28"/>
          <w:lang w:val="vi-VN"/>
        </w:rPr>
      </w:pPr>
      <w:bookmarkStart w:id="98" w:name="_Hlk86761084"/>
      <w:r w:rsidRPr="00E32859">
        <w:rPr>
          <w:szCs w:val="28"/>
          <w:lang w:val="vi-VN"/>
        </w:rPr>
        <w:t xml:space="preserve">Xây dựng WebGIS thông tin hành chính Thành phố </w:t>
      </w:r>
      <w:r w:rsidRPr="00E32859">
        <w:rPr>
          <w:szCs w:val="28"/>
        </w:rPr>
        <w:t>Hà Nội</w:t>
      </w:r>
      <w:r w:rsidRPr="00E32859">
        <w:rPr>
          <w:szCs w:val="28"/>
          <w:lang w:val="vi-VN"/>
        </w:rPr>
        <w:t>, có nhiều chức năng</w:t>
      </w:r>
      <w:r w:rsidRPr="00E32859">
        <w:rPr>
          <w:szCs w:val="28"/>
        </w:rPr>
        <w:t>,</w:t>
      </w:r>
      <w:r w:rsidRPr="00E32859">
        <w:rPr>
          <w:szCs w:val="28"/>
          <w:lang w:val="vi-VN"/>
        </w:rPr>
        <w:t xml:space="preserve"> dễ sử</w:t>
      </w:r>
      <w:r w:rsidRPr="00E32859">
        <w:rPr>
          <w:spacing w:val="9"/>
          <w:szCs w:val="28"/>
          <w:lang w:val="vi-VN"/>
        </w:rPr>
        <w:t xml:space="preserve"> </w:t>
      </w:r>
      <w:r w:rsidRPr="00E32859">
        <w:rPr>
          <w:szCs w:val="28"/>
          <w:lang w:val="vi-VN"/>
        </w:rPr>
        <w:t>dụng.</w:t>
      </w:r>
    </w:p>
    <w:p w14:paraId="1A671528" w14:textId="77777777" w:rsidR="00FF5612" w:rsidRPr="00E32859" w:rsidRDefault="00FF5612" w:rsidP="00FF5612">
      <w:pPr>
        <w:pStyle w:val="oancuaDanhsach"/>
        <w:numPr>
          <w:ilvl w:val="0"/>
          <w:numId w:val="1"/>
        </w:numPr>
        <w:tabs>
          <w:tab w:val="left" w:pos="1581"/>
        </w:tabs>
        <w:spacing w:before="115"/>
        <w:rPr>
          <w:szCs w:val="28"/>
          <w:lang w:val="vi-VN"/>
        </w:rPr>
      </w:pPr>
      <w:bookmarkStart w:id="99" w:name="_Hlk86761111"/>
      <w:r w:rsidRPr="00E32859">
        <w:rPr>
          <w:szCs w:val="28"/>
          <w:lang w:val="vi-VN"/>
        </w:rPr>
        <w:t xml:space="preserve">Báo cáo </w:t>
      </w:r>
      <w:r w:rsidRPr="00E32859">
        <w:rPr>
          <w:spacing w:val="-3"/>
          <w:szCs w:val="28"/>
          <w:lang w:val="vi-VN"/>
        </w:rPr>
        <w:t xml:space="preserve">và </w:t>
      </w:r>
      <w:r w:rsidRPr="00E32859">
        <w:rPr>
          <w:szCs w:val="28"/>
          <w:lang w:val="vi-VN"/>
        </w:rPr>
        <w:t>trình bày nội dung đề</w:t>
      </w:r>
      <w:r w:rsidRPr="00E32859">
        <w:rPr>
          <w:spacing w:val="8"/>
          <w:szCs w:val="28"/>
          <w:lang w:val="vi-VN"/>
        </w:rPr>
        <w:t xml:space="preserve"> </w:t>
      </w:r>
      <w:r w:rsidRPr="00E32859">
        <w:rPr>
          <w:szCs w:val="28"/>
          <w:lang w:val="vi-VN"/>
        </w:rPr>
        <w:t>tài.</w:t>
      </w:r>
    </w:p>
    <w:bookmarkEnd w:id="99"/>
    <w:p w14:paraId="7FA36AAE" w14:textId="77777777" w:rsidR="00FF5612" w:rsidRDefault="00FF5612" w:rsidP="00FF5612">
      <w:pPr>
        <w:pStyle w:val="oancuaDanhsach"/>
        <w:ind w:left="720" w:firstLine="0"/>
        <w:rPr>
          <w:lang w:val="vi-VN"/>
        </w:rPr>
      </w:pPr>
    </w:p>
    <w:bookmarkEnd w:id="98"/>
    <w:p w14:paraId="3B409C88" w14:textId="77777777" w:rsidR="00FF5612" w:rsidRDefault="00FF5612" w:rsidP="00FF5612">
      <w:pPr>
        <w:pStyle w:val="oancuaDanhsach"/>
        <w:rPr>
          <w:lang w:val="en-US"/>
        </w:rPr>
      </w:pPr>
    </w:p>
    <w:p w14:paraId="38C1E90B" w14:textId="77777777" w:rsidR="00FF5612" w:rsidRDefault="00FF5612" w:rsidP="00FF5612">
      <w:pPr>
        <w:rPr>
          <w:lang w:val="en-US"/>
        </w:rPr>
      </w:pPr>
      <w:r>
        <w:rPr>
          <w:lang w:val="en-US"/>
        </w:rPr>
        <w:tab/>
      </w:r>
    </w:p>
    <w:p w14:paraId="02162A75" w14:textId="77777777" w:rsidR="00FF5612" w:rsidRDefault="00FF5612" w:rsidP="00FF5612">
      <w:pPr>
        <w:pStyle w:val="oancuaDanhsach"/>
        <w:rPr>
          <w:lang w:val="vi-VN"/>
        </w:rPr>
      </w:pPr>
    </w:p>
    <w:p w14:paraId="27678DB7" w14:textId="77777777" w:rsidR="00FF5612" w:rsidRDefault="00FF5612" w:rsidP="00FF5612">
      <w:pPr>
        <w:rPr>
          <w:sz w:val="22"/>
          <w:lang w:val="en-US"/>
        </w:rPr>
      </w:pPr>
    </w:p>
    <w:p w14:paraId="4AB47CB3" w14:textId="77777777" w:rsidR="00FF5612" w:rsidRDefault="00FF5612" w:rsidP="00FF5612">
      <w:pPr>
        <w:rPr>
          <w:sz w:val="28"/>
          <w:lang w:val="en-US"/>
        </w:rPr>
      </w:pPr>
      <w:r>
        <w:rPr>
          <w:lang w:val="en-US"/>
        </w:rPr>
        <w:br w:type="page"/>
      </w:r>
    </w:p>
    <w:p w14:paraId="0920B9FE" w14:textId="125E5CC4" w:rsidR="00FF5612" w:rsidRPr="000B3681" w:rsidRDefault="00FF5612" w:rsidP="000B3681">
      <w:pPr>
        <w:pStyle w:val="u1"/>
      </w:pPr>
      <w:bookmarkStart w:id="100" w:name="_Toc86836012"/>
      <w:bookmarkStart w:id="101" w:name="_Toc86873488"/>
      <w:bookmarkStart w:id="102" w:name="_Toc86873568"/>
      <w:bookmarkStart w:id="103" w:name="_Toc90447027"/>
      <w:r w:rsidRPr="000B3681">
        <w:lastRenderedPageBreak/>
        <w:t>CHƯƠNG 1 : MỞ ĐẦU</w:t>
      </w:r>
      <w:bookmarkEnd w:id="100"/>
      <w:bookmarkEnd w:id="101"/>
      <w:bookmarkEnd w:id="102"/>
      <w:bookmarkEnd w:id="103"/>
    </w:p>
    <w:p w14:paraId="478C0C61" w14:textId="6404480C" w:rsidR="00FF5612" w:rsidRPr="000B3681" w:rsidRDefault="00FF5612" w:rsidP="000B3681">
      <w:pPr>
        <w:pStyle w:val="u2"/>
      </w:pPr>
      <w:bookmarkStart w:id="104" w:name="_Toc86836013"/>
      <w:bookmarkStart w:id="105" w:name="_Toc86873489"/>
      <w:bookmarkStart w:id="106" w:name="_Toc86873569"/>
      <w:bookmarkStart w:id="107" w:name="_Toc90447028"/>
      <w:r w:rsidRPr="000B3681">
        <w:t>1.1.</w:t>
      </w:r>
      <w:r w:rsidRPr="000B3681">
        <w:tab/>
        <w:t>Tính cấp thiết</w:t>
      </w:r>
      <w:bookmarkEnd w:id="104"/>
      <w:bookmarkEnd w:id="105"/>
      <w:bookmarkEnd w:id="106"/>
      <w:bookmarkEnd w:id="107"/>
    </w:p>
    <w:p w14:paraId="62C3CD89" w14:textId="77777777" w:rsidR="00FF5612" w:rsidRPr="00335464" w:rsidRDefault="00FF5612" w:rsidP="009F17AD">
      <w:pPr>
        <w:pStyle w:val="ThnVnban"/>
        <w:spacing w:line="276" w:lineRule="auto"/>
      </w:pPr>
      <w:r>
        <w:rPr>
          <w:lang w:val="vi-VN"/>
        </w:rPr>
        <w:tab/>
      </w:r>
      <w:r w:rsidRPr="00335464">
        <w:t>Việc lưu trữ thông tin trên bản đồ giấy gây khó khăn trong việc tìm kiếm, chỉnh sửa và cập nhật thuộc tính của đối tượng. Điều này đặt ra vấn đề làm thế nào để đưa bản đồ và thông tin thuộc tính lên web để lưu trữ và hiển thị thông tin một cách dễ dàng.</w:t>
      </w:r>
    </w:p>
    <w:p w14:paraId="0CB0FAFB" w14:textId="77777777" w:rsidR="00FF5612" w:rsidRPr="00335464" w:rsidRDefault="00FF5612" w:rsidP="009F17AD">
      <w:pPr>
        <w:pStyle w:val="ThnVnban"/>
        <w:spacing w:line="276" w:lineRule="auto"/>
      </w:pPr>
      <w:r w:rsidRPr="00335464">
        <w:tab/>
        <w:t>Mà 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 Do đó, nếu ứng dụng WebGIS xây dựng bản đồ tra cứu thông tin thì có thể đáp ứng được nhu cầu của người dùng</w:t>
      </w:r>
      <w:bookmarkStart w:id="108" w:name="_bookmark3"/>
      <w:bookmarkEnd w:id="108"/>
      <w:r w:rsidRPr="00335464">
        <w:t>.</w:t>
      </w:r>
    </w:p>
    <w:p w14:paraId="7C992C79" w14:textId="77777777" w:rsidR="00FF5612" w:rsidRPr="00335464" w:rsidRDefault="00FF5612" w:rsidP="009F17AD">
      <w:pPr>
        <w:pStyle w:val="ThnVnban"/>
        <w:spacing w:line="276" w:lineRule="auto"/>
      </w:pPr>
      <w:r w:rsidRPr="00335464">
        <w:tab/>
        <w:t>Hà Nội là </w:t>
      </w:r>
      <w:hyperlink r:id="rId12" w:tooltip="Thủ đô" w:history="1">
        <w:r w:rsidRPr="00335464">
          <w:rPr>
            <w:rStyle w:val="Siuktni"/>
            <w:rFonts w:eastAsiaTheme="majorEastAsia"/>
            <w:color w:val="auto"/>
            <w:u w:val="none"/>
          </w:rPr>
          <w:t>thủ đô</w:t>
        </w:r>
      </w:hyperlink>
      <w:r w:rsidRPr="00335464">
        <w:t>, là </w:t>
      </w:r>
      <w:hyperlink r:id="rId13" w:tooltip="Thành phố trực thuộc trung ương (Việt Nam)" w:history="1">
        <w:r w:rsidRPr="00335464">
          <w:rPr>
            <w:rStyle w:val="Siuktni"/>
            <w:rFonts w:eastAsiaTheme="majorEastAsia"/>
            <w:color w:val="auto"/>
            <w:u w:val="none"/>
          </w:rPr>
          <w:t>thành phố trực thuộc trung ương</w:t>
        </w:r>
      </w:hyperlink>
      <w:r w:rsidRPr="00335464">
        <w:t> và cũng là một </w:t>
      </w:r>
      <w:hyperlink r:id="rId14" w:tooltip="Đô thị Việt Nam" w:history="1">
        <w:r w:rsidRPr="00335464">
          <w:rPr>
            <w:rStyle w:val="Siuktni"/>
            <w:rFonts w:eastAsiaTheme="majorEastAsia"/>
            <w:color w:val="auto"/>
            <w:u w:val="none"/>
          </w:rPr>
          <w:t>đô thị loại đặc biệt</w:t>
        </w:r>
      </w:hyperlink>
      <w:r w:rsidRPr="00335464">
        <w:t> của nước </w:t>
      </w:r>
      <w:hyperlink r:id="rId15" w:tooltip="Việt Nam" w:history="1">
        <w:r w:rsidRPr="00335464">
          <w:rPr>
            <w:rStyle w:val="Siuktni"/>
            <w:rFonts w:eastAsiaTheme="majorEastAsia"/>
            <w:color w:val="auto"/>
            <w:u w:val="none"/>
          </w:rPr>
          <w:t>Cộng hòa Xã hội chủ nghĩa Việt Nam</w:t>
        </w:r>
      </w:hyperlink>
      <w:r w:rsidRPr="00335464">
        <w:t>. Với diện tích 3.358,6 km2 và dân số 8,05 triệu người (2019), Hà Nội là thành phố có diện tích lớn nhất Việt Nam, đồng thời cũng là thành phố đông dân thứ hai và có mật độ dân số cao thứ hai trong 63 </w:t>
      </w:r>
      <w:hyperlink r:id="rId16" w:tooltip="Tỉnh thành Việt Nam" w:history="1">
        <w:r w:rsidRPr="00335464">
          <w:rPr>
            <w:rStyle w:val="Siuktni"/>
            <w:rFonts w:eastAsiaTheme="majorEastAsia"/>
            <w:color w:val="auto"/>
            <w:u w:val="none"/>
          </w:rPr>
          <w:t>đơn vị hành chính cấp tỉnh</w:t>
        </w:r>
      </w:hyperlink>
      <w:r w:rsidRPr="00335464">
        <w:t> của Việt Nam, nhưng phân bố dân số không đồng đều. Hà Nội có 30 </w:t>
      </w:r>
      <w:hyperlink r:id="rId17" w:tooltip="Huyện (Việt Nam)" w:history="1">
        <w:r w:rsidRPr="00335464">
          <w:rPr>
            <w:rStyle w:val="Siuktni"/>
            <w:rFonts w:eastAsiaTheme="majorEastAsia"/>
            <w:color w:val="auto"/>
            <w:u w:val="none"/>
          </w:rPr>
          <w:t>đơn vị hành chính cấp huyện</w:t>
        </w:r>
      </w:hyperlink>
      <w:r w:rsidRPr="00335464">
        <w:t>, gồm 12 quận, 17 huyện và 1 thị xã[1].Với số lượng thông tin hành chính lớn gây khó khăn trong việc tra cứu thì đề tài này được thực hiện với mục đích hỗ trợ tra cứu nhanh và chính xác</w:t>
      </w:r>
    </w:p>
    <w:p w14:paraId="1B4C0E21" w14:textId="66F365E2" w:rsidR="00FF5612" w:rsidRPr="000B3681" w:rsidRDefault="00FF5612" w:rsidP="009F17AD">
      <w:pPr>
        <w:pStyle w:val="u2"/>
        <w:spacing w:line="276" w:lineRule="auto"/>
      </w:pPr>
      <w:bookmarkStart w:id="109" w:name="_Toc86836014"/>
      <w:bookmarkStart w:id="110" w:name="_Toc86873490"/>
      <w:bookmarkStart w:id="111" w:name="_Toc86873570"/>
      <w:bookmarkStart w:id="112" w:name="_Toc90447029"/>
      <w:r w:rsidRPr="000B3681">
        <w:t>1.2.</w:t>
      </w:r>
      <w:r w:rsidRPr="000B3681">
        <w:tab/>
        <w:t>Mục tiêu đề tài</w:t>
      </w:r>
      <w:bookmarkEnd w:id="109"/>
      <w:bookmarkEnd w:id="110"/>
      <w:bookmarkEnd w:id="111"/>
      <w:bookmarkEnd w:id="112"/>
    </w:p>
    <w:p w14:paraId="4FC6B851" w14:textId="77777777" w:rsidR="00FF5612" w:rsidRDefault="00FF5612" w:rsidP="009F17AD">
      <w:pPr>
        <w:pStyle w:val="ThnVnban"/>
        <w:spacing w:line="276" w:lineRule="auto"/>
      </w:pPr>
      <w:r>
        <w:rPr>
          <w:lang w:val="vi-VN"/>
        </w:rPr>
        <w:tab/>
        <w:t>Xây dựng hệ thống cơ sở dữ liệu, giúp quản lý thông tin đơn giản trên web</w:t>
      </w:r>
      <w:r>
        <w:t>,giúp người dung thu thập thông tin một cách nhanh chóng và chính xác.</w:t>
      </w:r>
    </w:p>
    <w:p w14:paraId="1599DB56" w14:textId="111FA6EC" w:rsidR="00FF5612" w:rsidRPr="000B3681" w:rsidRDefault="00FF5612" w:rsidP="009F17AD">
      <w:pPr>
        <w:pStyle w:val="u2"/>
        <w:spacing w:line="276" w:lineRule="auto"/>
      </w:pPr>
      <w:bookmarkStart w:id="113" w:name="_Toc86836015"/>
      <w:bookmarkStart w:id="114" w:name="_Toc86873491"/>
      <w:bookmarkStart w:id="115" w:name="_Toc86873571"/>
      <w:bookmarkStart w:id="116" w:name="_Toc90447030"/>
      <w:r w:rsidRPr="000B3681">
        <w:t>1.3.</w:t>
      </w:r>
      <w:r w:rsidRPr="000B3681">
        <w:tab/>
        <w:t>Nội dung và công nghệ</w:t>
      </w:r>
      <w:bookmarkEnd w:id="113"/>
      <w:bookmarkEnd w:id="114"/>
      <w:bookmarkEnd w:id="115"/>
      <w:bookmarkEnd w:id="116"/>
    </w:p>
    <w:p w14:paraId="4A8038E6" w14:textId="77777777" w:rsidR="00FF5612" w:rsidRDefault="00FF5612" w:rsidP="009F17AD">
      <w:pPr>
        <w:pStyle w:val="ThnVnban"/>
        <w:spacing w:line="276" w:lineRule="auto"/>
        <w:rPr>
          <w:rFonts w:ascii="Symbol" w:hAnsi="Symbol"/>
          <w:lang w:val="vi-VN"/>
        </w:rPr>
      </w:pPr>
      <w:bookmarkStart w:id="117" w:name="_Hlk86783977"/>
      <w:bookmarkStart w:id="118" w:name="_Hlk86783682"/>
      <w:r>
        <w:tab/>
        <w:t>Nội dung của web</w:t>
      </w:r>
      <w:r>
        <w:rPr>
          <w:lang w:val="vi-VN"/>
        </w:rPr>
        <w:t>: đề tài xây dựng trang WebGIS hiển thị thông tin của các lớp dữ liệu, công cụ tương tác bản đồ cơ bản</w:t>
      </w:r>
      <w:r>
        <w:t xml:space="preserve"> như phóng to thu nhỏ,tìm kiếm…</w:t>
      </w:r>
      <w:bookmarkEnd w:id="117"/>
      <w:r>
        <w:t xml:space="preserve"> </w:t>
      </w:r>
    </w:p>
    <w:bookmarkEnd w:id="118"/>
    <w:p w14:paraId="3413B469" w14:textId="77777777" w:rsidR="00FF5612" w:rsidRDefault="00FF5612" w:rsidP="009F17AD">
      <w:pPr>
        <w:pStyle w:val="ThnVnban"/>
        <w:spacing w:line="276" w:lineRule="auto"/>
        <w:rPr>
          <w:lang w:val="en-US"/>
        </w:rPr>
      </w:pPr>
      <w:r>
        <w:rPr>
          <w:lang w:val="vi-VN"/>
        </w:rPr>
        <w:tab/>
      </w:r>
      <w:r>
        <w:t>C</w:t>
      </w:r>
      <w:r>
        <w:rPr>
          <w:lang w:val="vi-VN"/>
        </w:rPr>
        <w:t>ông nghệ</w:t>
      </w:r>
      <w:r>
        <w:t xml:space="preserve"> sử dụng</w:t>
      </w:r>
      <w:r>
        <w:rPr>
          <w:lang w:val="vi-VN"/>
        </w:rPr>
        <w:t xml:space="preserve">: </w:t>
      </w:r>
      <w:r>
        <w:rPr>
          <w:spacing w:val="2"/>
          <w:lang w:val="vi-VN"/>
        </w:rPr>
        <w:t xml:space="preserve">ứng </w:t>
      </w:r>
      <w:r>
        <w:rPr>
          <w:lang w:val="vi-VN"/>
        </w:rPr>
        <w:t xml:space="preserve">dụng công nghệ </w:t>
      </w:r>
      <w:r>
        <w:rPr>
          <w:spacing w:val="-3"/>
          <w:lang w:val="vi-VN"/>
        </w:rPr>
        <w:t xml:space="preserve">mã </w:t>
      </w:r>
      <w:r>
        <w:rPr>
          <w:lang w:val="vi-VN"/>
        </w:rPr>
        <w:t xml:space="preserve">nguồn </w:t>
      </w:r>
      <w:r>
        <w:rPr>
          <w:spacing w:val="-3"/>
          <w:lang w:val="vi-VN"/>
        </w:rPr>
        <w:t xml:space="preserve">mở </w:t>
      </w:r>
      <w:r>
        <w:rPr>
          <w:lang w:val="vi-VN"/>
        </w:rPr>
        <w:t xml:space="preserve">GeoServer, thư viện OpenLayers, JavaScript </w:t>
      </w:r>
      <w:r>
        <w:rPr>
          <w:spacing w:val="-3"/>
          <w:lang w:val="vi-VN"/>
        </w:rPr>
        <w:t xml:space="preserve">và </w:t>
      </w:r>
      <w:r>
        <w:rPr>
          <w:lang w:val="vi-VN"/>
        </w:rPr>
        <w:t>HQTCSDL</w:t>
      </w:r>
      <w:r>
        <w:rPr>
          <w:spacing w:val="11"/>
          <w:lang w:val="vi-VN"/>
        </w:rPr>
        <w:t xml:space="preserve"> </w:t>
      </w:r>
      <w:r>
        <w:rPr>
          <w:lang w:val="vi-VN"/>
        </w:rPr>
        <w:t>PostgreSQL</w:t>
      </w:r>
      <w:bookmarkStart w:id="119" w:name="_Hlk86783606"/>
      <w:r>
        <w:rPr>
          <w:lang w:val="vi-VN"/>
        </w:rPr>
        <w:t>, Python-Flask</w:t>
      </w:r>
      <w:r>
        <w:t>.</w:t>
      </w:r>
    </w:p>
    <w:bookmarkEnd w:id="119"/>
    <w:p w14:paraId="72FCE659" w14:textId="77777777" w:rsidR="00FF5612" w:rsidRDefault="00FF5612" w:rsidP="009F17AD">
      <w:pPr>
        <w:spacing w:line="276" w:lineRule="auto"/>
        <w:rPr>
          <w:szCs w:val="26"/>
        </w:rPr>
      </w:pPr>
      <w:r>
        <w:br w:type="page"/>
      </w:r>
    </w:p>
    <w:p w14:paraId="6B1DEC1A" w14:textId="326F6B19" w:rsidR="00FF5612" w:rsidRDefault="00FF5612" w:rsidP="00FF5612">
      <w:pPr>
        <w:pStyle w:val="u1"/>
        <w:rPr>
          <w:lang w:val="en-US"/>
        </w:rPr>
      </w:pPr>
      <w:bookmarkStart w:id="120" w:name="_Toc86836016"/>
      <w:bookmarkStart w:id="121" w:name="_Toc86873492"/>
      <w:bookmarkStart w:id="122" w:name="_Toc86873572"/>
      <w:bookmarkStart w:id="123" w:name="_Toc90447031"/>
      <w:r>
        <w:rPr>
          <w:lang w:val="en-US"/>
        </w:rPr>
        <w:lastRenderedPageBreak/>
        <w:t>CHƯƠNG 2 : TỔNG QUAN</w:t>
      </w:r>
      <w:bookmarkEnd w:id="120"/>
      <w:bookmarkEnd w:id="121"/>
      <w:bookmarkEnd w:id="122"/>
      <w:bookmarkEnd w:id="123"/>
    </w:p>
    <w:p w14:paraId="75F78060" w14:textId="43E221E9" w:rsidR="00FF5612" w:rsidRPr="000B3681" w:rsidRDefault="00FF5612" w:rsidP="000B3681">
      <w:pPr>
        <w:pStyle w:val="u2"/>
      </w:pPr>
      <w:bookmarkStart w:id="124" w:name="_Toc86836017"/>
      <w:bookmarkStart w:id="125" w:name="_Toc86873493"/>
      <w:bookmarkStart w:id="126" w:name="_Toc86873573"/>
      <w:bookmarkStart w:id="127" w:name="_Toc90447032"/>
      <w:r w:rsidRPr="000B3681">
        <w:t>2.1.</w:t>
      </w:r>
      <w:r w:rsidRPr="000B3681">
        <w:tab/>
        <w:t>Thông tin về thành phố Hà Nội</w:t>
      </w:r>
      <w:bookmarkEnd w:id="124"/>
      <w:bookmarkEnd w:id="125"/>
      <w:bookmarkEnd w:id="126"/>
      <w:bookmarkEnd w:id="127"/>
    </w:p>
    <w:p w14:paraId="3304E879" w14:textId="77777777" w:rsidR="00FF5612" w:rsidRDefault="00FF5612" w:rsidP="009F17AD">
      <w:pPr>
        <w:pStyle w:val="ThnVnban"/>
        <w:spacing w:line="276" w:lineRule="auto"/>
      </w:pPr>
      <w:r>
        <w:rPr>
          <w:lang w:val="vi-VN"/>
        </w:rPr>
        <w:tab/>
        <w:t>Tọa độ địa lí: Hà Nội hiện nay có vị trí từ 20°53' đến 21°23' vĩ độ Bắc và 105°44' đến 106°02' kinh độ Đông, tiếp giáp với các tỉnh Thái Nguyên - Vĩnh Phúc ở phía Bắc; Hà Nam - Hòa Bình ở phía Nam; Bắc Giang- Bắc Ninh- Hưng Yên ở phía Đông và Hòa Bình- Phú Thọ ở phía Tây</w:t>
      </w:r>
      <w:r>
        <w:t>[2]</w:t>
      </w:r>
      <w:r>
        <w:rPr>
          <w:lang w:val="vi-VN"/>
        </w:rPr>
        <w:t>.</w:t>
      </w:r>
    </w:p>
    <w:p w14:paraId="5E573EB3" w14:textId="77777777" w:rsidR="00FF5612" w:rsidRDefault="00FF5612" w:rsidP="009F17AD">
      <w:pPr>
        <w:pStyle w:val="ThnVnban"/>
        <w:spacing w:line="276" w:lineRule="auto"/>
        <w:rPr>
          <w:lang w:val="vi-VN"/>
        </w:rPr>
      </w:pPr>
      <w:r>
        <w:rPr>
          <w:lang w:val="vi-VN"/>
        </w:rPr>
        <w:tab/>
        <w:t>Hà Nội hiện nay vừa có núi, có đồi và địa hình thấp dần từ Bắc xuống Nam, từ Tây sang Đông, trong đó đồng bằng chiếm tới ¾ diện tích tự nhiên của thành phố. Độ cao trung bình của Hà Nội từ 5 đến 20 mét so với mặt nước biển, các đồi núi cao đều tập trung ở phía Bắc và Tây. Các đỉnh cao nhất là Ba Vì 1.281 mét; Gia Dê 707 mét; Chân Chim 462 mét; Thanh Lanh 427 mét và Thiên Trù 378 mét…Khu vực nội đô có một số gò đồi thấp, như gò Đống Đa, núi Nùng</w:t>
      </w:r>
      <w:r>
        <w:t>[2]</w:t>
      </w:r>
      <w:r>
        <w:rPr>
          <w:lang w:val="vi-VN"/>
        </w:rPr>
        <w:t>.</w:t>
      </w:r>
    </w:p>
    <w:p w14:paraId="540D4393" w14:textId="354B7594" w:rsidR="00FF5612" w:rsidRDefault="00FF5612" w:rsidP="00FF5612">
      <w:pPr>
        <w:pStyle w:val="ThnVnban"/>
        <w:rPr>
          <w:lang w:val="vi-VN"/>
        </w:rPr>
      </w:pPr>
    </w:p>
    <w:p w14:paraId="6BB7A0CB" w14:textId="069214A1" w:rsidR="00FF5612" w:rsidRDefault="00EE20D0" w:rsidP="00C40968">
      <w:pPr>
        <w:pStyle w:val="ThnVnban"/>
        <w:rPr>
          <w:lang w:val="vi-VN"/>
        </w:rPr>
      </w:pPr>
      <w:r>
        <w:rPr>
          <w:noProof/>
        </w:rPr>
        <mc:AlternateContent>
          <mc:Choice Requires="wps">
            <w:drawing>
              <wp:anchor distT="0" distB="0" distL="114300" distR="114300" simplePos="0" relativeHeight="251663360" behindDoc="0" locked="0" layoutInCell="1" allowOverlap="1" wp14:anchorId="2D2E0B4E" wp14:editId="02AE1485">
                <wp:simplePos x="0" y="0"/>
                <wp:positionH relativeFrom="column">
                  <wp:posOffset>187325</wp:posOffset>
                </wp:positionH>
                <wp:positionV relativeFrom="paragraph">
                  <wp:posOffset>2957830</wp:posOffset>
                </wp:positionV>
                <wp:extent cx="52197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6C86D48" w14:textId="6A392CE2" w:rsidR="00BE0267" w:rsidRPr="009272EC" w:rsidRDefault="00BE0267" w:rsidP="00EE20D0">
                            <w:pPr>
                              <w:pStyle w:val="Chuthich"/>
                              <w:jc w:val="center"/>
                              <w:rPr>
                                <w:rFonts w:eastAsia="Times New Roman" w:cs="Times New Roman"/>
                                <w:noProof/>
                                <w:color w:val="000000"/>
                                <w:sz w:val="28"/>
                                <w:szCs w:val="26"/>
                              </w:rPr>
                            </w:pPr>
                            <w:bookmarkStart w:id="128" w:name="_Toc86873890"/>
                            <w:bookmarkStart w:id="129" w:name="_Toc89122699"/>
                            <w:bookmarkStart w:id="130" w:name="_Toc89122972"/>
                            <w:r>
                              <w:t xml:space="preserve">Hình </w:t>
                            </w:r>
                            <w:r>
                              <w:fldChar w:fldCharType="begin"/>
                            </w:r>
                            <w:r>
                              <w:instrText xml:space="preserve"> SEQ Hình \* ARABIC </w:instrText>
                            </w:r>
                            <w:r>
                              <w:fldChar w:fldCharType="separate"/>
                            </w:r>
                            <w:r>
                              <w:rPr>
                                <w:noProof/>
                              </w:rPr>
                              <w:t>1</w:t>
                            </w:r>
                            <w:r>
                              <w:fldChar w:fldCharType="end"/>
                            </w:r>
                            <w:r w:rsidRPr="00860A65">
                              <w:t>Danh sách các đơn vị trực thuộc thành p</w:t>
                            </w:r>
                            <w:r>
                              <w:rPr>
                                <w:lang w:val="en-US"/>
                              </w:rPr>
                              <w:t>h</w:t>
                            </w:r>
                            <w:r w:rsidRPr="00860A65">
                              <w:t>ố Hà Nội[3]</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2E0B4E" id="_x0000_t202" coordsize="21600,21600" o:spt="202" path="m,l,21600r21600,l21600,xe">
                <v:stroke joinstyle="miter"/>
                <v:path gradientshapeok="t" o:connecttype="rect"/>
              </v:shapetype>
              <v:shape id="Text Box 5" o:spid="_x0000_s1026" type="#_x0000_t202" style="position:absolute;left:0;text-align:left;margin-left:14.75pt;margin-top:232.9pt;width:4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" stroked="f">
                <v:textbox style="mso-fit-shape-to-text:t" inset="0,0,0,0">
                  <w:txbxContent>
                    <w:p w14:paraId="76C86D48" w14:textId="6A392CE2" w:rsidR="00BE0267" w:rsidRPr="009272EC" w:rsidRDefault="00BE0267" w:rsidP="00EE20D0">
                      <w:pPr>
                        <w:pStyle w:val="Chuthich"/>
                        <w:jc w:val="center"/>
                        <w:rPr>
                          <w:rFonts w:eastAsia="Times New Roman" w:cs="Times New Roman"/>
                          <w:noProof/>
                          <w:color w:val="000000"/>
                          <w:sz w:val="28"/>
                          <w:szCs w:val="26"/>
                        </w:rPr>
                      </w:pPr>
                      <w:bookmarkStart w:id="131" w:name="_Toc86873890"/>
                      <w:bookmarkStart w:id="132" w:name="_Toc89122699"/>
                      <w:bookmarkStart w:id="133" w:name="_Toc89122972"/>
                      <w:r>
                        <w:t xml:space="preserve">Hình </w:t>
                      </w:r>
                      <w:r>
                        <w:fldChar w:fldCharType="begin"/>
                      </w:r>
                      <w:r>
                        <w:instrText xml:space="preserve"> SEQ Hình \* ARABIC </w:instrText>
                      </w:r>
                      <w:r>
                        <w:fldChar w:fldCharType="separate"/>
                      </w:r>
                      <w:r>
                        <w:rPr>
                          <w:noProof/>
                        </w:rPr>
                        <w:t>1</w:t>
                      </w:r>
                      <w:r>
                        <w:fldChar w:fldCharType="end"/>
                      </w:r>
                      <w:r w:rsidRPr="00860A65">
                        <w:t>Danh sách các đơn vị trực thuộc thành p</w:t>
                      </w:r>
                      <w:r>
                        <w:rPr>
                          <w:lang w:val="en-US"/>
                        </w:rPr>
                        <w:t>h</w:t>
                      </w:r>
                      <w:r w:rsidRPr="00860A65">
                        <w:t>ố Hà Nội[3]</w:t>
                      </w:r>
                      <w:bookmarkEnd w:id="131"/>
                      <w:bookmarkEnd w:id="132"/>
                      <w:bookmarkEnd w:id="133"/>
                    </w:p>
                  </w:txbxContent>
                </v:textbox>
                <w10:wrap type="square"/>
              </v:shape>
            </w:pict>
          </mc:Fallback>
        </mc:AlternateContent>
      </w:r>
      <w:r w:rsidR="00C40968">
        <w:rPr>
          <w:noProof/>
          <w:color w:val="000000"/>
          <w:lang w:val="en-US"/>
        </w:rPr>
        <w:drawing>
          <wp:anchor distT="0" distB="0" distL="114300" distR="114300" simplePos="0" relativeHeight="251658240" behindDoc="0" locked="0" layoutInCell="1" allowOverlap="1" wp14:anchorId="336D5784" wp14:editId="551FC69A">
            <wp:simplePos x="0" y="0"/>
            <wp:positionH relativeFrom="column">
              <wp:posOffset>187325</wp:posOffset>
            </wp:positionH>
            <wp:positionV relativeFrom="paragraph">
              <wp:posOffset>210820</wp:posOffset>
            </wp:positionV>
            <wp:extent cx="5219700" cy="2689860"/>
            <wp:effectExtent l="0" t="0" r="0" b="0"/>
            <wp:wrapSquare wrapText="bothSides"/>
            <wp:docPr id="3" name="Hình ảnh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DC34C" w14:textId="5D9E5193" w:rsidR="00FF5612" w:rsidRDefault="00EE20D0" w:rsidP="000B3681">
      <w:pPr>
        <w:keepNext/>
        <w:ind w:firstLine="0"/>
        <w:jc w:val="center"/>
      </w:pPr>
      <w:r>
        <w:rPr>
          <w:noProof/>
        </w:rPr>
        <w:lastRenderedPageBreak/>
        <mc:AlternateContent>
          <mc:Choice Requires="wps">
            <w:drawing>
              <wp:anchor distT="0" distB="0" distL="114300" distR="114300" simplePos="0" relativeHeight="251661312" behindDoc="0" locked="0" layoutInCell="1" allowOverlap="1" wp14:anchorId="1DAC5729" wp14:editId="78FF3E39">
                <wp:simplePos x="0" y="0"/>
                <wp:positionH relativeFrom="column">
                  <wp:posOffset>482600</wp:posOffset>
                </wp:positionH>
                <wp:positionV relativeFrom="paragraph">
                  <wp:posOffset>3707130</wp:posOffset>
                </wp:positionV>
                <wp:extent cx="5006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696E6527" w14:textId="678D9D39" w:rsidR="00BE0267" w:rsidRPr="00D07532" w:rsidRDefault="00BE0267" w:rsidP="00EE20D0">
                            <w:pPr>
                              <w:pStyle w:val="Chuthich"/>
                              <w:jc w:val="center"/>
                              <w:rPr>
                                <w:rFonts w:eastAsia="Times New Roman" w:cs="Times New Roman"/>
                                <w:noProof/>
                                <w:color w:val="000000"/>
                                <w:sz w:val="26"/>
                                <w:szCs w:val="26"/>
                              </w:rPr>
                            </w:pPr>
                            <w:bookmarkStart w:id="134" w:name="_Toc86873891"/>
                            <w:bookmarkStart w:id="135" w:name="_Toc89122700"/>
                            <w:bookmarkStart w:id="136" w:name="_Toc89122973"/>
                            <w:r>
                              <w:t xml:space="preserve">Hình </w:t>
                            </w:r>
                            <w:r>
                              <w:fldChar w:fldCharType="begin"/>
                            </w:r>
                            <w:r>
                              <w:instrText xml:space="preserve"> SEQ Hình \* ARABIC </w:instrText>
                            </w:r>
                            <w:r>
                              <w:fldChar w:fldCharType="separate"/>
                            </w:r>
                            <w:r>
                              <w:rPr>
                                <w:noProof/>
                              </w:rPr>
                              <w:t>2</w:t>
                            </w:r>
                            <w:r>
                              <w:fldChar w:fldCharType="end"/>
                            </w:r>
                            <w:r w:rsidRPr="00646527">
                              <w:t>Bản đồ ranh giới hành chính Hà Nội[2]</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C5729" id="Text Box 4" o:spid="_x0000_s1027" type="#_x0000_t202" style="position:absolute;left:0;text-align:left;margin-left:38pt;margin-top:291.9pt;width:39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cFw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" stroked="f">
                <v:textbox style="mso-fit-shape-to-text:t" inset="0,0,0,0">
                  <w:txbxContent>
                    <w:p w14:paraId="696E6527" w14:textId="678D9D39" w:rsidR="00BE0267" w:rsidRPr="00D07532" w:rsidRDefault="00BE0267" w:rsidP="00EE20D0">
                      <w:pPr>
                        <w:pStyle w:val="Chuthich"/>
                        <w:jc w:val="center"/>
                        <w:rPr>
                          <w:rFonts w:eastAsia="Times New Roman" w:cs="Times New Roman"/>
                          <w:noProof/>
                          <w:color w:val="000000"/>
                          <w:sz w:val="26"/>
                          <w:szCs w:val="26"/>
                        </w:rPr>
                      </w:pPr>
                      <w:bookmarkStart w:id="137" w:name="_Toc86873891"/>
                      <w:bookmarkStart w:id="138" w:name="_Toc89122700"/>
                      <w:bookmarkStart w:id="139" w:name="_Toc89122973"/>
                      <w:r>
                        <w:t xml:space="preserve">Hình </w:t>
                      </w:r>
                      <w:r>
                        <w:fldChar w:fldCharType="begin"/>
                      </w:r>
                      <w:r>
                        <w:instrText xml:space="preserve"> SEQ Hình \* ARABIC </w:instrText>
                      </w:r>
                      <w:r>
                        <w:fldChar w:fldCharType="separate"/>
                      </w:r>
                      <w:r>
                        <w:rPr>
                          <w:noProof/>
                        </w:rPr>
                        <w:t>2</w:t>
                      </w:r>
                      <w:r>
                        <w:fldChar w:fldCharType="end"/>
                      </w:r>
                      <w:r w:rsidRPr="00646527">
                        <w:t>Bản đồ ranh giới hành chính Hà Nội[2]</w:t>
                      </w:r>
                      <w:bookmarkEnd w:id="137"/>
                      <w:bookmarkEnd w:id="138"/>
                      <w:bookmarkEnd w:id="139"/>
                    </w:p>
                  </w:txbxContent>
                </v:textbox>
                <w10:wrap type="square"/>
              </v:shape>
            </w:pict>
          </mc:Fallback>
        </mc:AlternateContent>
      </w:r>
      <w:r w:rsidR="000B3681">
        <w:rPr>
          <w:noProof/>
          <w:color w:val="000000"/>
          <w:szCs w:val="26"/>
          <w:lang w:val="en-US"/>
        </w:rPr>
        <w:drawing>
          <wp:anchor distT="0" distB="0" distL="114300" distR="114300" simplePos="0" relativeHeight="251659264" behindDoc="0" locked="0" layoutInCell="1" allowOverlap="1" wp14:anchorId="04C32CD6" wp14:editId="60004EA0">
            <wp:simplePos x="0" y="0"/>
            <wp:positionH relativeFrom="margin">
              <wp:posOffset>482600</wp:posOffset>
            </wp:positionH>
            <wp:positionV relativeFrom="paragraph">
              <wp:posOffset>114300</wp:posOffset>
            </wp:positionV>
            <wp:extent cx="5006340" cy="3535680"/>
            <wp:effectExtent l="0" t="0" r="3810" b="7620"/>
            <wp:wrapSquare wrapText="bothSides"/>
            <wp:docPr id="1" name="Hình ảnh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3535680"/>
                    </a:xfrm>
                    <a:prstGeom prst="rect">
                      <a:avLst/>
                    </a:prstGeom>
                    <a:noFill/>
                    <a:ln>
                      <a:noFill/>
                    </a:ln>
                  </pic:spPr>
                </pic:pic>
              </a:graphicData>
            </a:graphic>
            <wp14:sizeRelH relativeFrom="margin">
              <wp14:pctWidth>0</wp14:pctWidth>
            </wp14:sizeRelH>
          </wp:anchor>
        </w:drawing>
      </w:r>
    </w:p>
    <w:p w14:paraId="0A742375" w14:textId="3F729D1E" w:rsidR="00C40968" w:rsidRDefault="00C40968" w:rsidP="000B3681">
      <w:pPr>
        <w:keepNext/>
        <w:ind w:firstLine="0"/>
        <w:jc w:val="center"/>
      </w:pPr>
    </w:p>
    <w:p w14:paraId="0581FE40" w14:textId="5555EA79" w:rsidR="00C40968" w:rsidRDefault="00C40968" w:rsidP="000B3681">
      <w:pPr>
        <w:keepNext/>
        <w:ind w:firstLine="0"/>
        <w:jc w:val="center"/>
      </w:pPr>
    </w:p>
    <w:p w14:paraId="5C110164" w14:textId="203698AA" w:rsidR="00C40968" w:rsidRDefault="00C40968" w:rsidP="000B3681">
      <w:pPr>
        <w:keepNext/>
        <w:ind w:firstLine="0"/>
        <w:jc w:val="center"/>
      </w:pPr>
    </w:p>
    <w:p w14:paraId="698B71AB" w14:textId="79F7B92D" w:rsidR="00C40968" w:rsidRDefault="00C40968" w:rsidP="000B3681">
      <w:pPr>
        <w:keepNext/>
        <w:ind w:firstLine="0"/>
        <w:jc w:val="center"/>
      </w:pPr>
    </w:p>
    <w:p w14:paraId="2F87F25A" w14:textId="35836FCC" w:rsidR="00C40968" w:rsidRDefault="00C40968" w:rsidP="000B3681">
      <w:pPr>
        <w:keepNext/>
        <w:ind w:firstLine="0"/>
        <w:jc w:val="center"/>
      </w:pPr>
    </w:p>
    <w:p w14:paraId="0E64AC5F" w14:textId="0FA304EB" w:rsidR="00C40968" w:rsidRDefault="00C40968" w:rsidP="000B3681">
      <w:pPr>
        <w:keepNext/>
        <w:ind w:firstLine="0"/>
        <w:jc w:val="center"/>
      </w:pPr>
    </w:p>
    <w:p w14:paraId="7C005B8C" w14:textId="0F67443F" w:rsidR="00C40968" w:rsidRDefault="00C40968" w:rsidP="000B3681">
      <w:pPr>
        <w:keepNext/>
        <w:ind w:firstLine="0"/>
        <w:jc w:val="center"/>
      </w:pPr>
    </w:p>
    <w:p w14:paraId="07B1DA9D" w14:textId="02747B7B" w:rsidR="00C40968" w:rsidRDefault="00C40968" w:rsidP="000B3681">
      <w:pPr>
        <w:keepNext/>
        <w:ind w:firstLine="0"/>
        <w:jc w:val="center"/>
      </w:pPr>
    </w:p>
    <w:p w14:paraId="49B1DC40" w14:textId="11F966D1" w:rsidR="00C40968" w:rsidRDefault="00C40968" w:rsidP="000B3681">
      <w:pPr>
        <w:keepNext/>
        <w:ind w:firstLine="0"/>
        <w:jc w:val="center"/>
      </w:pPr>
    </w:p>
    <w:p w14:paraId="27EA0E9C" w14:textId="16A618E8" w:rsidR="00C40968" w:rsidRDefault="00C40968" w:rsidP="000B3681">
      <w:pPr>
        <w:keepNext/>
        <w:ind w:firstLine="0"/>
        <w:jc w:val="center"/>
      </w:pPr>
    </w:p>
    <w:p w14:paraId="1F6F1AEE" w14:textId="0365E03B" w:rsidR="00793BA2" w:rsidRPr="000B3681" w:rsidRDefault="00793BA2" w:rsidP="009F17AD">
      <w:pPr>
        <w:pStyle w:val="u2"/>
        <w:spacing w:line="276" w:lineRule="auto"/>
      </w:pPr>
      <w:bookmarkStart w:id="140" w:name="_Toc86836018"/>
      <w:bookmarkStart w:id="141" w:name="_Toc86873494"/>
      <w:bookmarkStart w:id="142" w:name="_Toc86873574"/>
      <w:bookmarkStart w:id="143" w:name="_Toc90447033"/>
      <w:r w:rsidRPr="000B3681">
        <w:t>2.2.</w:t>
      </w:r>
      <w:r w:rsidRPr="000B3681">
        <w:tab/>
        <w:t>Giới thiệu công nghệ mã nguồn mở GeoServer và thư viện mã nguồn mở OpenLayers</w:t>
      </w:r>
      <w:bookmarkEnd w:id="140"/>
      <w:bookmarkEnd w:id="141"/>
      <w:bookmarkEnd w:id="142"/>
      <w:bookmarkEnd w:id="143"/>
    </w:p>
    <w:p w14:paraId="0468EE96" w14:textId="2864EDDB" w:rsidR="00793BA2" w:rsidRPr="00335464" w:rsidRDefault="00793BA2" w:rsidP="009F17AD">
      <w:pPr>
        <w:pStyle w:val="u3"/>
        <w:spacing w:line="276" w:lineRule="auto"/>
      </w:pPr>
      <w:bookmarkStart w:id="144" w:name="_Toc86836019"/>
      <w:bookmarkStart w:id="145" w:name="_Toc86873495"/>
      <w:bookmarkStart w:id="146" w:name="_Toc86873575"/>
      <w:bookmarkStart w:id="147" w:name="_Toc90447034"/>
      <w:r w:rsidRPr="00335464">
        <w:t>2.2.1.</w:t>
      </w:r>
      <w:r w:rsidRPr="00335464">
        <w:tab/>
      </w:r>
      <w:bookmarkStart w:id="148" w:name="_Hlk86786379"/>
      <w:r w:rsidRPr="00335464">
        <w:t xml:space="preserve">Giới thiệu công nghệ mã nguồn mở GeoServer và thư </w:t>
      </w:r>
      <w:r w:rsidRPr="00335464">
        <w:tab/>
      </w:r>
      <w:r w:rsidRPr="00335464">
        <w:tab/>
        <w:t xml:space="preserve">  viện mã nguồn mở OpenLayers</w:t>
      </w:r>
      <w:bookmarkEnd w:id="144"/>
      <w:bookmarkEnd w:id="145"/>
      <w:bookmarkEnd w:id="146"/>
      <w:bookmarkEnd w:id="147"/>
      <w:bookmarkEnd w:id="148"/>
    </w:p>
    <w:p w14:paraId="4895B277" w14:textId="77777777" w:rsidR="00793BA2" w:rsidRPr="007B7107" w:rsidRDefault="00793BA2" w:rsidP="009F17AD">
      <w:pPr>
        <w:pStyle w:val="ThnVnban"/>
        <w:spacing w:line="276" w:lineRule="auto"/>
      </w:pPr>
      <w:r w:rsidRPr="007B7107">
        <w:rPr>
          <w:rStyle w:val="Manh"/>
          <w:b w:val="0"/>
          <w:bCs w:val="0"/>
        </w:rPr>
        <w:tab/>
        <w:t>Geoserver</w:t>
      </w:r>
      <w:r w:rsidRPr="007B7107">
        <w:t xml:space="preserve">: Server GIS mã nguồn mở mạnh mẽ nhất hiện nay (có thể so sánh với MapServer). </w:t>
      </w:r>
    </w:p>
    <w:p w14:paraId="31EC69BE" w14:textId="77777777" w:rsidR="00793BA2" w:rsidRPr="007B7107" w:rsidRDefault="00793BA2" w:rsidP="009F17AD">
      <w:pPr>
        <w:pStyle w:val="ThnVnban"/>
        <w:spacing w:line="276" w:lineRule="auto"/>
      </w:pPr>
      <w:r w:rsidRPr="007B7107">
        <w:tab/>
        <w:t>GeoServer là 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 GeoServer được viết bằng </w:t>
      </w:r>
      <w:hyperlink r:id="rId20" w:tooltip="Java (ngôn ngữ lập trình)" w:history="1">
        <w:r w:rsidRPr="007B7107">
          <w:rPr>
            <w:rStyle w:val="Siuktni"/>
            <w:rFonts w:eastAsiaTheme="majorEastAsia"/>
            <w:color w:val="auto"/>
            <w:u w:val="none"/>
          </w:rPr>
          <w:t>ngôn ngữ Java</w:t>
        </w:r>
      </w:hyperlink>
      <w:r w:rsidRPr="007B7107">
        <w:t xml:space="preserve">, cho phép người sử dụng chia sẻ và chỉnh sử dữ liệu không gian địa lý (geospatial data). Đây là một dự án mang tính cộng đồng, GeoServer được phát triển, kiểm thử và hỗ trợ bởi nhiều nhóm đối tượng và tổ chức khác nhau trên toàn thế giới. GeoServer là sự phối hợp các chuẩn hoạt động của Open Geospatial Consortium (OGC), Dịch vụ bản </w:t>
      </w:r>
      <w:r w:rsidRPr="007B7107">
        <w:lastRenderedPageBreak/>
        <w:t>đồ (WMS-Web Map Service), Web Feature Service (WFS). GeoServer là thành phần nền tảng của Geospatial Web.</w:t>
      </w:r>
    </w:p>
    <w:p w14:paraId="55A16C66" w14:textId="64747DD5" w:rsidR="00793BA2" w:rsidRPr="000B3681" w:rsidRDefault="00793BA2" w:rsidP="009F17AD">
      <w:pPr>
        <w:pStyle w:val="u3"/>
        <w:spacing w:line="276" w:lineRule="auto"/>
      </w:pPr>
      <w:r w:rsidRPr="000B3681">
        <w:tab/>
      </w:r>
      <w:r w:rsidRPr="000B3681">
        <w:rPr>
          <w:lang w:val="en-US"/>
        </w:rPr>
        <w:t xml:space="preserve">  </w:t>
      </w:r>
      <w:bookmarkStart w:id="149" w:name="_Toc86836020"/>
      <w:bookmarkStart w:id="150" w:name="_Toc86873496"/>
      <w:bookmarkStart w:id="151" w:name="_Toc86873576"/>
      <w:bookmarkStart w:id="152" w:name="_Toc90447035"/>
      <w:r w:rsidRPr="000B3681">
        <w:t>2.2.2. Thư viện mã nguồn mở OpenLayers</w:t>
      </w:r>
      <w:bookmarkEnd w:id="149"/>
      <w:bookmarkEnd w:id="150"/>
      <w:bookmarkEnd w:id="151"/>
      <w:bookmarkEnd w:id="152"/>
    </w:p>
    <w:p w14:paraId="2CC85EBF" w14:textId="77777777" w:rsidR="00793BA2" w:rsidRPr="000B3681" w:rsidRDefault="00793BA2" w:rsidP="009F17AD">
      <w:pPr>
        <w:pStyle w:val="ThnVnban"/>
        <w:spacing w:line="276" w:lineRule="auto"/>
        <w:rPr>
          <w:color w:val="000000" w:themeColor="text1"/>
        </w:rPr>
      </w:pPr>
    </w:p>
    <w:p w14:paraId="1DE78920" w14:textId="77777777" w:rsidR="00793BA2" w:rsidRPr="000B3681" w:rsidRDefault="00793BA2" w:rsidP="009F17AD">
      <w:pPr>
        <w:pStyle w:val="ThnVnban"/>
        <w:spacing w:line="276" w:lineRule="auto"/>
        <w:rPr>
          <w:rStyle w:val="fullpost"/>
          <w:color w:val="000000" w:themeColor="text1"/>
        </w:rPr>
      </w:pPr>
      <w:r w:rsidRPr="000B3681">
        <w:rPr>
          <w:color w:val="000000" w:themeColor="text1"/>
        </w:rPr>
        <w:t> </w:t>
      </w:r>
      <w:r w:rsidRPr="000B3681">
        <w:rPr>
          <w:color w:val="000000" w:themeColor="text1"/>
        </w:rPr>
        <w:tab/>
        <w:t>OpenLayers là một dự án của tổ chức OGC. </w:t>
      </w:r>
      <w:r w:rsidRPr="000B3681">
        <w:rPr>
          <w:rStyle w:val="fullpost"/>
          <w:color w:val="000000" w:themeColor="text1"/>
        </w:rPr>
        <w:t>OpenLayers là một thư viện </w:t>
      </w:r>
      <w:r w:rsidRPr="000B3681">
        <w:rPr>
          <w:color w:val="000000" w:themeColor="text1"/>
        </w:rPr>
        <w:t>điện tử mã nguồn mở JavaScrip </w:t>
      </w:r>
      <w:r w:rsidRPr="000B3681">
        <w:rPr>
          <w:rStyle w:val="fullpost"/>
          <w:color w:val="000000" w:themeColor="text1"/>
        </w:rPr>
        <w:t>rất mạnh giúp nhúng bản đồ động lên trang web bất kỳ. </w:t>
      </w:r>
      <w:r w:rsidRPr="000B3681">
        <w:rPr>
          <w:color w:val="000000" w:themeColor="text1"/>
        </w:rPr>
        <w:t>Nó cung cấp một API để xây dựng nhiều ứng dụng dựa trên web địa lý tương tự như Google Maps và Bing Maps.</w:t>
      </w:r>
      <w:r w:rsidRPr="000B3681">
        <w:rPr>
          <w:rStyle w:val="fullpost"/>
          <w:color w:val="000000" w:themeColor="text1"/>
        </w:rPr>
        <w:t> OpenLayers có thể lấy bản đồ từ nhiều loại nguồn khác nhau và cung cấp một giao diện tương tác đẹp, phong phú cho người dùng.</w:t>
      </w:r>
    </w:p>
    <w:p w14:paraId="56844BE4" w14:textId="77777777" w:rsidR="00793BA2" w:rsidRPr="000B3681" w:rsidRDefault="00793BA2" w:rsidP="009F17AD">
      <w:pPr>
        <w:pStyle w:val="ThnVnban"/>
        <w:spacing w:line="276" w:lineRule="auto"/>
        <w:rPr>
          <w:color w:val="000000" w:themeColor="text1"/>
        </w:rPr>
      </w:pPr>
      <w:r w:rsidRPr="000B3681">
        <w:rPr>
          <w:color w:val="000000" w:themeColor="text1"/>
        </w:rPr>
        <w:t> </w:t>
      </w:r>
      <w:r w:rsidRPr="000B3681">
        <w:rPr>
          <w:color w:val="000000" w:themeColor="text1"/>
        </w:rPr>
        <w:tab/>
        <w:t>OpenLayers được phát triển và hỗ trợ bởi rất nhiều tổ chức trên thế giới. OpenLayers cho phép hiển thị bản đồ và các điểm đánh dấu (marker) lên 1 trang web từ nhiều nguồn khác nhau.</w:t>
      </w:r>
    </w:p>
    <w:p w14:paraId="2C605DAB" w14:textId="77777777" w:rsidR="00793BA2" w:rsidRPr="000B3681" w:rsidRDefault="00793BA2" w:rsidP="009F17AD">
      <w:pPr>
        <w:pStyle w:val="ThnVnban"/>
        <w:spacing w:line="276" w:lineRule="auto"/>
        <w:rPr>
          <w:color w:val="000000" w:themeColor="text1"/>
        </w:rPr>
      </w:pPr>
      <w:r w:rsidRPr="000B3681">
        <w:rPr>
          <w:color w:val="000000" w:themeColor="text1"/>
        </w:rPr>
        <w:t>Hỗ trợ việc hiển thị dữ liệu bản đồ trên mọi trình duyệt hiện nay. Hỗ trợ việc xây dựng các ứng dụng địa lý trên web. Hỗ trợ các phương pháp chuẩn cho việc truy cập dữ liệu địa lý, ví dụ như 2 giao thức WMS và WFS của OGC</w:t>
      </w:r>
    </w:p>
    <w:p w14:paraId="07F63BEC" w14:textId="77777777" w:rsidR="00793BA2" w:rsidRPr="000B3681" w:rsidRDefault="00793BA2" w:rsidP="009F17AD">
      <w:pPr>
        <w:pStyle w:val="ThnVnban"/>
        <w:spacing w:line="276" w:lineRule="auto"/>
        <w:rPr>
          <w:color w:val="000000" w:themeColor="text1"/>
        </w:rPr>
      </w:pPr>
      <w:r w:rsidRPr="000B3681">
        <w:rPr>
          <w:color w:val="000000" w:themeColor="text1"/>
        </w:rPr>
        <w:t>   </w:t>
      </w:r>
      <w:r w:rsidRPr="000B3681">
        <w:rPr>
          <w:color w:val="000000" w:themeColor="text1"/>
        </w:rPr>
        <w:tab/>
        <w:t>Viết hoàn toàn bằng JavaScript. OpenLayers được viết bằng JavaScript theo hướng đối tượng, sử dụng các thành phần từ Prototype.js và thư việc Rico. OpenLayers tách rồi phần công cụ bản đồ và dữ liệu bản đồ. Nhờ đó mọi công cụ đều có thể hoạt động trên các nguồn dữ liệu khác nhau.</w:t>
      </w:r>
    </w:p>
    <w:p w14:paraId="0C657533" w14:textId="77777777" w:rsidR="00793BA2" w:rsidRPr="000B3681" w:rsidRDefault="00793BA2" w:rsidP="009F17AD">
      <w:pPr>
        <w:pStyle w:val="ThnVnban"/>
        <w:spacing w:line="276" w:lineRule="auto"/>
        <w:rPr>
          <w:color w:val="000000" w:themeColor="text1"/>
        </w:rPr>
      </w:pPr>
      <w:r w:rsidRPr="000B3681">
        <w:rPr>
          <w:color w:val="000000" w:themeColor="text1"/>
        </w:rPr>
        <w:tab/>
        <w:t>OpenLayers cho phép người dùng hiển thị nhiều layer khác nhau từ nhiều nguồn khác nhau cùng 1 lúc. Các nguồn này có thể là 1 WMS, WFS hay những dịch vụ bản đồ web mở khác như GeoRSS, OpenStreetMap, Google Maps/Earth hay các file dữ liệu như GML, KML....</w:t>
      </w:r>
    </w:p>
    <w:p w14:paraId="2B4DDC4D" w14:textId="77777777" w:rsidR="00793BA2" w:rsidRPr="000B3681" w:rsidRDefault="00793BA2" w:rsidP="009F17AD">
      <w:pPr>
        <w:pStyle w:val="ThnVnban"/>
        <w:spacing w:line="276" w:lineRule="auto"/>
        <w:rPr>
          <w:color w:val="000000" w:themeColor="text1"/>
        </w:rPr>
      </w:pPr>
      <w:r w:rsidRPr="000B3681">
        <w:rPr>
          <w:color w:val="000000" w:themeColor="text1"/>
        </w:rPr>
        <w:tab/>
        <w:t>OpenLayers là hoàn toàn miễn phí, mã nguồn mở JavaScript. Không phải trả phí và phức tạp như Google Maps API (Nếu sử dụng Google Maps API thì máy bạn phải kết nối Internet nếu không thì bạn phải trả phí để sử dụng).</w:t>
      </w:r>
    </w:p>
    <w:p w14:paraId="65094758" w14:textId="77777777" w:rsidR="00793BA2" w:rsidRPr="000B3681" w:rsidRDefault="00793BA2" w:rsidP="009F17AD">
      <w:pPr>
        <w:pStyle w:val="ThnVnban"/>
        <w:spacing w:line="276" w:lineRule="auto"/>
        <w:rPr>
          <w:color w:val="000000" w:themeColor="text1"/>
        </w:rPr>
      </w:pPr>
      <w:r w:rsidRPr="000B3681">
        <w:rPr>
          <w:color w:val="000000" w:themeColor="text1"/>
        </w:rPr>
        <w:t>OpenLayers giúp bạn dễ dàng đưa một bản đồ động vào bất kỳ trang web nào. Nó có thể hiển thị các ô bản đồ, dữ liệu vectơ và các điểm đánh dấu được tải từ bất kỳ nguồn nào. OpenLayers đã được phát triển để tiếp tục sử dụng các loại thông tin địa lý. Nó hoàn toàn miễn phí.</w:t>
      </w:r>
    </w:p>
    <w:p w14:paraId="3002DED9" w14:textId="77777777" w:rsidR="00793BA2" w:rsidRPr="000B3681" w:rsidRDefault="00793BA2" w:rsidP="009F17AD">
      <w:pPr>
        <w:pStyle w:val="ThnVnban"/>
        <w:spacing w:line="276" w:lineRule="auto"/>
        <w:rPr>
          <w:color w:val="000000" w:themeColor="text1"/>
        </w:rPr>
      </w:pPr>
      <w:r w:rsidRPr="000B3681">
        <w:rPr>
          <w:color w:val="000000" w:themeColor="text1"/>
        </w:rPr>
        <w:tab/>
        <w:t xml:space="preserve">OpenLayers là bộ thư viện JavaScript hỗ trợ hiển thị bản đồ trên các ứng dụng web, được viết bằng ngôn ngữ JavaScript. OpenLayers không chỉ là thư viện cung cấp một API JavaScript mà nó có thể kết hợp các bản đồ từ nhiều nguồn khác nhau vào trang web hoặc ứng dụng. </w:t>
      </w:r>
    </w:p>
    <w:p w14:paraId="792C098A" w14:textId="77777777" w:rsidR="00793BA2" w:rsidRPr="000B3681" w:rsidRDefault="00793BA2" w:rsidP="009F17AD">
      <w:pPr>
        <w:pStyle w:val="ThnVnban"/>
        <w:spacing w:line="276" w:lineRule="auto"/>
        <w:rPr>
          <w:color w:val="000000" w:themeColor="text1"/>
        </w:rPr>
      </w:pPr>
      <w:r w:rsidRPr="000B3681">
        <w:rPr>
          <w:color w:val="000000" w:themeColor="text1"/>
          <w:lang w:val="en-US"/>
        </w:rPr>
        <w:t xml:space="preserve">  </w:t>
      </w:r>
      <w:r w:rsidRPr="000B3681">
        <w:rPr>
          <w:color w:val="000000" w:themeColor="text1"/>
          <w:lang w:val="en-US"/>
        </w:rPr>
        <w:tab/>
        <w:t xml:space="preserve">  </w:t>
      </w:r>
      <w:r w:rsidRPr="000B3681">
        <w:rPr>
          <w:color w:val="000000" w:themeColor="text1"/>
        </w:rPr>
        <w:t xml:space="preserve">Đặc điểm nổi bật của thư viện OpenLayers: </w:t>
      </w:r>
    </w:p>
    <w:p w14:paraId="2976E3C0" w14:textId="77777777" w:rsidR="00793BA2" w:rsidRPr="000B3681" w:rsidRDefault="00793BA2" w:rsidP="009F17AD">
      <w:pPr>
        <w:pStyle w:val="oancuaDanhsach"/>
        <w:spacing w:line="276" w:lineRule="auto"/>
      </w:pPr>
      <w:r w:rsidRPr="000B3681">
        <w:lastRenderedPageBreak/>
        <w:sym w:font="Symbol" w:char="F02D"/>
      </w:r>
      <w:r w:rsidRPr="000B3681">
        <w:t xml:space="preserve"> Bộ thư viện mã nguồn mở. </w:t>
      </w:r>
    </w:p>
    <w:p w14:paraId="510C16E3" w14:textId="77777777" w:rsidR="00793BA2" w:rsidRPr="000B3681" w:rsidRDefault="00793BA2" w:rsidP="009F17AD">
      <w:pPr>
        <w:pStyle w:val="oancuaDanhsach"/>
        <w:spacing w:line="276" w:lineRule="auto"/>
      </w:pPr>
      <w:r w:rsidRPr="000B3681">
        <w:sym w:font="Symbol" w:char="F02D"/>
      </w:r>
      <w:r w:rsidRPr="000B3681">
        <w:t xml:space="preserve"> Tuân theo chuẩn quốc tế. </w:t>
      </w:r>
    </w:p>
    <w:p w14:paraId="57D6F002" w14:textId="77777777" w:rsidR="00793BA2" w:rsidRPr="000B3681" w:rsidRDefault="00793BA2" w:rsidP="009F17AD">
      <w:pPr>
        <w:pStyle w:val="oancuaDanhsach"/>
        <w:spacing w:line="276" w:lineRule="auto"/>
      </w:pPr>
      <w:r w:rsidRPr="000B3681">
        <w:sym w:font="Symbol" w:char="F02D"/>
      </w:r>
      <w:r w:rsidRPr="000B3681">
        <w:t xml:space="preserve"> Hỗ trợ nhiều loại dịch vụ (WMS, WFS, WCS,…) và Map Server như ArcGIS, GeoServer, MapServer. </w:t>
      </w:r>
    </w:p>
    <w:p w14:paraId="6BC26BFE" w14:textId="77777777" w:rsidR="00793BA2" w:rsidRPr="000B3681" w:rsidRDefault="00793BA2" w:rsidP="009F17AD">
      <w:pPr>
        <w:pStyle w:val="oancuaDanhsach"/>
        <w:spacing w:line="276" w:lineRule="auto"/>
      </w:pPr>
      <w:r w:rsidRPr="000B3681">
        <w:sym w:font="Symbol" w:char="F02D"/>
      </w:r>
      <w:r w:rsidRPr="000B3681">
        <w:t xml:space="preserve"> Đọc được các định dạng trên Google Map, OpenStreetMap,… </w:t>
      </w:r>
    </w:p>
    <w:p w14:paraId="195ECE6D" w14:textId="6F915F10" w:rsidR="00793BA2" w:rsidRPr="009F17AD" w:rsidRDefault="00793BA2" w:rsidP="009F17AD">
      <w:pPr>
        <w:pStyle w:val="oancuaDanhsach"/>
        <w:spacing w:line="276" w:lineRule="auto"/>
        <w:rPr>
          <w:lang w:val="en-GB"/>
        </w:rPr>
      </w:pPr>
      <w:r w:rsidRPr="000B3681">
        <w:sym w:font="Symbol" w:char="F02D"/>
      </w:r>
      <w:r w:rsidRPr="000B3681">
        <w:t xml:space="preserve"> Hỗ trợ xây dựng các thao tác trên bản đồ.</w:t>
      </w:r>
    </w:p>
    <w:p w14:paraId="6521ED9C" w14:textId="77777777" w:rsidR="00793BA2" w:rsidRPr="000B3681" w:rsidRDefault="00793BA2" w:rsidP="009F17AD">
      <w:pPr>
        <w:pStyle w:val="ThnVnban"/>
        <w:spacing w:line="276" w:lineRule="auto"/>
        <w:rPr>
          <w:color w:val="000000" w:themeColor="text1"/>
          <w:lang w:val="en-US"/>
        </w:rPr>
      </w:pPr>
    </w:p>
    <w:p w14:paraId="61A5547C" w14:textId="471D72ED" w:rsidR="00793BA2" w:rsidRPr="000B3681" w:rsidRDefault="00793BA2" w:rsidP="009F17AD">
      <w:pPr>
        <w:pStyle w:val="u2"/>
        <w:spacing w:line="276" w:lineRule="auto"/>
      </w:pPr>
      <w:bookmarkStart w:id="153" w:name="_Toc86836021"/>
      <w:bookmarkStart w:id="154" w:name="_Toc86873497"/>
      <w:bookmarkStart w:id="155" w:name="_Toc86873577"/>
      <w:bookmarkStart w:id="156" w:name="_Toc90447036"/>
      <w:r w:rsidRPr="000B3681">
        <w:t>2.3. Ngôn ngữ lập trình HTML,java và JavaScript</w:t>
      </w:r>
      <w:bookmarkEnd w:id="153"/>
      <w:bookmarkEnd w:id="154"/>
      <w:bookmarkEnd w:id="155"/>
      <w:bookmarkEnd w:id="156"/>
    </w:p>
    <w:p w14:paraId="1EA6F895" w14:textId="7FCEB357" w:rsidR="00793BA2" w:rsidRPr="000B3681" w:rsidRDefault="00793BA2" w:rsidP="009F17AD">
      <w:pPr>
        <w:pStyle w:val="u3"/>
        <w:spacing w:line="276" w:lineRule="auto"/>
        <w:rPr>
          <w:lang w:val="en-US"/>
        </w:rPr>
      </w:pPr>
      <w:r w:rsidRPr="000B3681">
        <w:rPr>
          <w:lang w:val="en-US"/>
        </w:rPr>
        <w:t xml:space="preserve">  </w:t>
      </w:r>
      <w:r w:rsidRPr="000B3681">
        <w:rPr>
          <w:lang w:val="en-US"/>
        </w:rPr>
        <w:tab/>
      </w:r>
      <w:bookmarkStart w:id="157" w:name="_Toc86836022"/>
      <w:bookmarkStart w:id="158" w:name="_Toc86873498"/>
      <w:bookmarkStart w:id="159" w:name="_Toc86873578"/>
      <w:bookmarkStart w:id="160" w:name="_Toc90447037"/>
      <w:r w:rsidRPr="000B3681">
        <w:rPr>
          <w:lang w:val="en-US"/>
        </w:rPr>
        <w:t>2.3.1. Ngôn ngữ HTML</w:t>
      </w:r>
      <w:bookmarkEnd w:id="157"/>
      <w:bookmarkEnd w:id="158"/>
      <w:bookmarkEnd w:id="159"/>
      <w:bookmarkEnd w:id="160"/>
    </w:p>
    <w:p w14:paraId="069B3650" w14:textId="77777777" w:rsidR="00793BA2" w:rsidRPr="000B3681" w:rsidRDefault="00793BA2" w:rsidP="009F17AD">
      <w:pPr>
        <w:pStyle w:val="ThnVnban"/>
        <w:spacing w:line="276" w:lineRule="auto"/>
        <w:rPr>
          <w:color w:val="000000" w:themeColor="text1"/>
        </w:rPr>
      </w:pPr>
      <w:r w:rsidRPr="000B3681">
        <w:rPr>
          <w:color w:val="000000" w:themeColor="text1"/>
        </w:rPr>
        <w:tab/>
        <w:t xml:space="preserve">HTML (Hyper Text Markup Language, hay là "Ngôn ngữ Đánh dấu Siêu văn bản") là một </w:t>
      </w:r>
      <w:hyperlink r:id="rId21">
        <w:r w:rsidRPr="000B3681">
          <w:rPr>
            <w:color w:val="000000" w:themeColor="text1"/>
          </w:rPr>
          <w:t xml:space="preserve">ngôn ngữ đánh dấu </w:t>
        </w:r>
      </w:hyperlink>
      <w:r w:rsidRPr="000B3681">
        <w:rPr>
          <w:color w:val="000000" w:themeColor="text1"/>
        </w:rPr>
        <w:t xml:space="preserve">được thiết kế ra để tạo nên các </w:t>
      </w:r>
      <w:hyperlink r:id="rId22">
        <w:r w:rsidRPr="000B3681">
          <w:rPr>
            <w:color w:val="000000" w:themeColor="text1"/>
          </w:rPr>
          <w:t xml:space="preserve">trang web </w:t>
        </w:r>
      </w:hyperlink>
      <w:r w:rsidRPr="000B3681">
        <w:rPr>
          <w:color w:val="000000" w:themeColor="text1"/>
        </w:rPr>
        <w:t xml:space="preserve">với các mẩu thông tin được trình bày trên </w:t>
      </w:r>
      <w:hyperlink r:id="rId23">
        <w:r w:rsidRPr="000B3681">
          <w:rPr>
            <w:color w:val="000000" w:themeColor="text1"/>
          </w:rPr>
          <w:t>World Wide Web</w:t>
        </w:r>
      </w:hyperlink>
      <w:r w:rsidRPr="000B3681">
        <w:rPr>
          <w:color w:val="000000" w:themeColor="text1"/>
        </w:rPr>
        <w:t xml:space="preserve">. HTML được định nghĩa như là một ứng dụng đơn giản của </w:t>
      </w:r>
      <w:hyperlink r:id="rId24">
        <w:r w:rsidRPr="000B3681">
          <w:rPr>
            <w:color w:val="000000" w:themeColor="text1"/>
          </w:rPr>
          <w:t xml:space="preserve">SGML </w:t>
        </w:r>
      </w:hyperlink>
      <w:r w:rsidRPr="000B3681">
        <w:rPr>
          <w:color w:val="000000" w:themeColor="text1"/>
        </w:rPr>
        <w:t xml:space="preserve">và được sử dụng trong các tổ chức cần đến các yêu cầu xuất bản phức tạp. HTML đã trở thành một chuẩn </w:t>
      </w:r>
      <w:hyperlink r:id="rId25">
        <w:r w:rsidRPr="000B3681">
          <w:rPr>
            <w:color w:val="000000" w:themeColor="text1"/>
          </w:rPr>
          <w:t xml:space="preserve">Internet </w:t>
        </w:r>
      </w:hyperlink>
      <w:r w:rsidRPr="000B3681">
        <w:rPr>
          <w:color w:val="000000" w:themeColor="text1"/>
        </w:rPr>
        <w:t xml:space="preserve">do tổ chức </w:t>
      </w:r>
      <w:hyperlink r:id="rId26">
        <w:r w:rsidRPr="000B3681">
          <w:rPr>
            <w:color w:val="000000" w:themeColor="text1"/>
          </w:rPr>
          <w:t>World Wide</w:t>
        </w:r>
      </w:hyperlink>
      <w:r w:rsidRPr="000B3681">
        <w:rPr>
          <w:color w:val="000000" w:themeColor="text1"/>
        </w:rPr>
        <w:t xml:space="preserve"> </w:t>
      </w:r>
      <w:hyperlink r:id="rId27">
        <w:r w:rsidRPr="000B3681">
          <w:rPr>
            <w:color w:val="000000" w:themeColor="text1"/>
          </w:rPr>
          <w:t xml:space="preserve">Web Consortium </w:t>
        </w:r>
      </w:hyperlink>
      <w:r w:rsidRPr="000B3681">
        <w:rPr>
          <w:color w:val="000000" w:themeColor="text1"/>
        </w:rPr>
        <w:t xml:space="preserve">(W3C) duy trì. HTML đang được phát triển tiếp với phiên bản hiện tại </w:t>
      </w:r>
      <w:hyperlink r:id="rId28">
        <w:r w:rsidRPr="000B3681">
          <w:rPr>
            <w:color w:val="000000" w:themeColor="text1"/>
          </w:rPr>
          <w:t xml:space="preserve">HTML5 </w:t>
        </w:r>
      </w:hyperlink>
      <w:r w:rsidRPr="000B3681">
        <w:rPr>
          <w:color w:val="000000" w:themeColor="text1"/>
        </w:rPr>
        <w:t xml:space="preserve">đã mang lại diện mạo mới cho </w:t>
      </w:r>
      <w:hyperlink r:id="rId29">
        <w:r w:rsidRPr="000B3681">
          <w:rPr>
            <w:color w:val="000000" w:themeColor="text1"/>
          </w:rPr>
          <w:t>Web</w:t>
        </w:r>
      </w:hyperlink>
      <w:r w:rsidRPr="000B3681">
        <w:rPr>
          <w:color w:val="000000" w:themeColor="text1"/>
        </w:rPr>
        <w:t>.</w:t>
      </w:r>
    </w:p>
    <w:p w14:paraId="0B7F47CC" w14:textId="13B02767" w:rsidR="00793BA2" w:rsidRPr="000B3681" w:rsidRDefault="00793BA2" w:rsidP="009F17AD">
      <w:pPr>
        <w:pStyle w:val="u3"/>
        <w:spacing w:line="276" w:lineRule="auto"/>
        <w:rPr>
          <w:lang w:val="en-US"/>
        </w:rPr>
      </w:pPr>
      <w:r w:rsidRPr="000B3681">
        <w:tab/>
      </w:r>
      <w:r w:rsidRPr="000B3681">
        <w:rPr>
          <w:lang w:val="en-US"/>
        </w:rPr>
        <w:t xml:space="preserve">  </w:t>
      </w:r>
      <w:bookmarkStart w:id="161" w:name="_Toc86836023"/>
      <w:bookmarkStart w:id="162" w:name="_Toc86873499"/>
      <w:bookmarkStart w:id="163" w:name="_Toc86873579"/>
      <w:bookmarkStart w:id="164" w:name="_Toc90447038"/>
      <w:r w:rsidRPr="000B3681">
        <w:rPr>
          <w:lang w:val="en-US"/>
        </w:rPr>
        <w:t>2.3.2. Ngôn ngữ java</w:t>
      </w:r>
      <w:bookmarkEnd w:id="161"/>
      <w:bookmarkEnd w:id="162"/>
      <w:bookmarkEnd w:id="163"/>
      <w:bookmarkEnd w:id="164"/>
    </w:p>
    <w:p w14:paraId="2CF22172" w14:textId="77777777" w:rsidR="00793BA2" w:rsidRPr="000B3681" w:rsidRDefault="00793BA2" w:rsidP="009F17AD">
      <w:pPr>
        <w:pStyle w:val="ThnVnban"/>
        <w:spacing w:line="276" w:lineRule="auto"/>
        <w:rPr>
          <w:color w:val="000000" w:themeColor="text1"/>
        </w:rPr>
      </w:pPr>
      <w:r w:rsidRPr="000B3681">
        <w:rPr>
          <w:color w:val="000000" w:themeColor="text1"/>
        </w:rPr>
        <w:tab/>
        <w:t xml:space="preserve">Java là một </w:t>
      </w:r>
      <w:hyperlink r:id="rId30">
        <w:r w:rsidRPr="000B3681">
          <w:rPr>
            <w:color w:val="000000" w:themeColor="text1"/>
          </w:rPr>
          <w:t xml:space="preserve">ngôn ngữ lập trình </w:t>
        </w:r>
      </w:hyperlink>
      <w:r w:rsidRPr="000B3681">
        <w:rPr>
          <w:color w:val="000000" w:themeColor="text1"/>
        </w:rPr>
        <w:t xml:space="preserve">dạng </w:t>
      </w:r>
      <w:hyperlink r:id="rId31">
        <w:r w:rsidRPr="000B3681">
          <w:rPr>
            <w:color w:val="000000" w:themeColor="text1"/>
          </w:rPr>
          <w:t xml:space="preserve">lập trình hướng đối tượng </w:t>
        </w:r>
      </w:hyperlink>
      <w:r w:rsidRPr="000B3681">
        <w:rPr>
          <w:color w:val="000000" w:themeColor="text1"/>
        </w:rPr>
        <w:t xml:space="preserve">(OOP). Khác với phần lớn ngôn ngữ lập trình thông thường,  thay  vì </w:t>
      </w:r>
      <w:hyperlink r:id="rId32">
        <w:r w:rsidRPr="000B3681">
          <w:rPr>
            <w:color w:val="000000" w:themeColor="text1"/>
          </w:rPr>
          <w:t xml:space="preserve">biên  dịch </w:t>
        </w:r>
      </w:hyperlink>
      <w:hyperlink r:id="rId33">
        <w:r w:rsidRPr="000B3681">
          <w:rPr>
            <w:color w:val="000000" w:themeColor="text1"/>
          </w:rPr>
          <w:t xml:space="preserve">mã  nguồn </w:t>
        </w:r>
      </w:hyperlink>
      <w:r w:rsidRPr="000B3681">
        <w:rPr>
          <w:color w:val="000000" w:themeColor="text1"/>
        </w:rPr>
        <w:t xml:space="preserve">thành </w:t>
      </w:r>
      <w:hyperlink r:id="rId34">
        <w:r w:rsidRPr="000B3681">
          <w:rPr>
            <w:color w:val="000000" w:themeColor="text1"/>
          </w:rPr>
          <w:t>mã</w:t>
        </w:r>
      </w:hyperlink>
      <w:r w:rsidRPr="000B3681">
        <w:rPr>
          <w:color w:val="000000" w:themeColor="text1"/>
        </w:rPr>
        <w:t xml:space="preserve"> </w:t>
      </w:r>
      <w:hyperlink r:id="rId35">
        <w:r w:rsidRPr="000B3681">
          <w:rPr>
            <w:color w:val="000000" w:themeColor="text1"/>
          </w:rPr>
          <w:t xml:space="preserve">máy </w:t>
        </w:r>
      </w:hyperlink>
      <w:r w:rsidRPr="000B3681">
        <w:rPr>
          <w:color w:val="000000" w:themeColor="text1"/>
        </w:rPr>
        <w:t xml:space="preserve">hoặc </w:t>
      </w:r>
      <w:hyperlink r:id="rId36">
        <w:r w:rsidRPr="000B3681">
          <w:rPr>
            <w:color w:val="000000" w:themeColor="text1"/>
          </w:rPr>
          <w:t xml:space="preserve">thông dịch </w:t>
        </w:r>
      </w:hyperlink>
      <w:r w:rsidRPr="000B3681">
        <w:rPr>
          <w:color w:val="000000" w:themeColor="text1"/>
        </w:rPr>
        <w:t xml:space="preserve">mã nguồn khi chạy, java được thiết kế để biên dịch mã nguồn thành </w:t>
      </w:r>
      <w:hyperlink r:id="rId37">
        <w:r w:rsidRPr="000B3681">
          <w:rPr>
            <w:color w:val="000000" w:themeColor="text1"/>
          </w:rPr>
          <w:t>bytecode</w:t>
        </w:r>
      </w:hyperlink>
      <w:r w:rsidRPr="000B3681">
        <w:rPr>
          <w:color w:val="000000" w:themeColor="text1"/>
        </w:rPr>
        <w:t xml:space="preserve">, bytecode sau đó sẽ được môi trường thực thi (runtime environment) chạy. Bằng cách này, Java thường chạy chậm hơn những ngôn ngữ lập trình thông  dịch khác như </w:t>
      </w:r>
      <w:hyperlink r:id="rId38">
        <w:r w:rsidRPr="000B3681">
          <w:rPr>
            <w:color w:val="000000" w:themeColor="text1"/>
          </w:rPr>
          <w:t xml:space="preserve">C++, </w:t>
        </w:r>
      </w:hyperlink>
      <w:hyperlink r:id="rId39">
        <w:r w:rsidRPr="000B3681">
          <w:rPr>
            <w:color w:val="000000" w:themeColor="text1"/>
          </w:rPr>
          <w:t>Python</w:t>
        </w:r>
      </w:hyperlink>
      <w:r w:rsidRPr="000B3681">
        <w:rPr>
          <w:color w:val="000000" w:themeColor="text1"/>
        </w:rPr>
        <w:t xml:space="preserve">, </w:t>
      </w:r>
      <w:hyperlink r:id="rId40">
        <w:r w:rsidRPr="000B3681">
          <w:rPr>
            <w:color w:val="000000" w:themeColor="text1"/>
          </w:rPr>
          <w:t>Perl</w:t>
        </w:r>
      </w:hyperlink>
      <w:r w:rsidRPr="000B3681">
        <w:rPr>
          <w:color w:val="000000" w:themeColor="text1"/>
        </w:rPr>
        <w:t xml:space="preserve">, </w:t>
      </w:r>
      <w:hyperlink r:id="rId41">
        <w:r w:rsidRPr="000B3681">
          <w:rPr>
            <w:color w:val="000000" w:themeColor="text1"/>
          </w:rPr>
          <w:t>PHP</w:t>
        </w:r>
      </w:hyperlink>
      <w:r w:rsidRPr="000B3681">
        <w:rPr>
          <w:color w:val="000000" w:themeColor="text1"/>
        </w:rPr>
        <w:t xml:space="preserve">, </w:t>
      </w:r>
      <w:hyperlink r:id="rId42">
        <w:r w:rsidRPr="000B3681">
          <w:rPr>
            <w:color w:val="000000" w:themeColor="text1"/>
          </w:rPr>
          <w:t>C#</w:t>
        </w:r>
      </w:hyperlink>
      <w:r w:rsidRPr="000B3681">
        <w:rPr>
          <w:color w:val="000000" w:themeColor="text1"/>
        </w:rPr>
        <w:t>...</w:t>
      </w:r>
    </w:p>
    <w:p w14:paraId="5FF9DF10" w14:textId="77777777" w:rsidR="00793BA2" w:rsidRPr="000B3681" w:rsidRDefault="00793BA2" w:rsidP="009F17AD">
      <w:pPr>
        <w:pStyle w:val="ThnVnban"/>
        <w:spacing w:line="276" w:lineRule="auto"/>
        <w:rPr>
          <w:color w:val="000000" w:themeColor="text1"/>
        </w:rPr>
      </w:pPr>
      <w:r w:rsidRPr="000B3681">
        <w:rPr>
          <w:color w:val="000000" w:themeColor="text1"/>
        </w:rPr>
        <w:tab/>
      </w:r>
      <w:hyperlink r:id="rId43">
        <w:r w:rsidRPr="000B3681">
          <w:rPr>
            <w:color w:val="000000" w:themeColor="text1"/>
          </w:rPr>
          <w:t xml:space="preserve">Cú pháp </w:t>
        </w:r>
      </w:hyperlink>
      <w:r w:rsidRPr="000B3681">
        <w:rPr>
          <w:color w:val="000000" w:themeColor="text1"/>
        </w:rPr>
        <w:t xml:space="preserve">java được vay mượn nhiều từ </w:t>
      </w:r>
      <w:hyperlink r:id="rId44">
        <w:r w:rsidRPr="000B3681">
          <w:rPr>
            <w:color w:val="000000" w:themeColor="text1"/>
          </w:rPr>
          <w:t xml:space="preserve">C </w:t>
        </w:r>
      </w:hyperlink>
      <w:r w:rsidRPr="000B3681">
        <w:rPr>
          <w:color w:val="000000" w:themeColor="text1"/>
        </w:rPr>
        <w:t xml:space="preserve">&amp; </w:t>
      </w:r>
      <w:hyperlink r:id="rId45">
        <w:r w:rsidRPr="000B3681">
          <w:rPr>
            <w:color w:val="000000" w:themeColor="text1"/>
          </w:rPr>
          <w:t xml:space="preserve">C++ </w:t>
        </w:r>
      </w:hyperlink>
      <w:r w:rsidRPr="000B3681">
        <w:rPr>
          <w:color w:val="000000" w:themeColor="text1"/>
        </w:rPr>
        <w:t>nhưng có cú pháp hướng đối tượng đơn giản hơn và ít tính năng xử lý cấp thấp hơn. Do đó việc viết một chương trình bằng java dễ hơn, đơn giản hơn, đỡ tốn công sửa lỗi hơn.</w:t>
      </w:r>
    </w:p>
    <w:p w14:paraId="0FEF620D" w14:textId="4E569730" w:rsidR="00793BA2" w:rsidRPr="000B3681" w:rsidRDefault="00793BA2" w:rsidP="009F17AD">
      <w:pPr>
        <w:pStyle w:val="u3"/>
        <w:spacing w:line="276" w:lineRule="auto"/>
      </w:pPr>
      <w:r w:rsidRPr="000B3681">
        <w:rPr>
          <w:lang w:val="en-US"/>
        </w:rPr>
        <w:tab/>
        <w:t xml:space="preserve">  </w:t>
      </w:r>
      <w:bookmarkStart w:id="165" w:name="_Toc86836024"/>
      <w:bookmarkStart w:id="166" w:name="_Toc86873500"/>
      <w:bookmarkStart w:id="167" w:name="_Toc86873580"/>
      <w:bookmarkStart w:id="168" w:name="_Toc90447039"/>
      <w:r w:rsidRPr="000B3681">
        <w:rPr>
          <w:lang w:val="en-US"/>
        </w:rPr>
        <w:t xml:space="preserve">2.3.3 Ngôn ngữ </w:t>
      </w:r>
      <w:r w:rsidRPr="000B3681">
        <w:t>JavaScript</w:t>
      </w:r>
      <w:bookmarkEnd w:id="165"/>
      <w:bookmarkEnd w:id="166"/>
      <w:bookmarkEnd w:id="167"/>
      <w:bookmarkEnd w:id="168"/>
    </w:p>
    <w:p w14:paraId="6D913C26" w14:textId="77777777" w:rsidR="00793BA2" w:rsidRPr="007B7107" w:rsidRDefault="00793BA2" w:rsidP="009F17AD">
      <w:pPr>
        <w:pStyle w:val="ThnVnban"/>
        <w:spacing w:line="276" w:lineRule="auto"/>
      </w:pPr>
      <w:r w:rsidRPr="007B7107">
        <w:rPr>
          <w:rStyle w:val="Manh"/>
          <w:b w:val="0"/>
          <w:bCs w:val="0"/>
        </w:rPr>
        <w:tab/>
        <w:t>JavaScript</w:t>
      </w:r>
      <w:r w:rsidRPr="007B7107">
        <w:t> là ngôn ngữ lập trình phổ biến nhất trên thế giới trong suốt 20 nămqua.</w:t>
      </w:r>
    </w:p>
    <w:p w14:paraId="77BD7D2E" w14:textId="77777777" w:rsidR="00793BA2" w:rsidRPr="007B7107" w:rsidRDefault="00793BA2" w:rsidP="009F17AD">
      <w:pPr>
        <w:pStyle w:val="ThnVnban"/>
        <w:spacing w:line="276" w:lineRule="auto"/>
      </w:pPr>
      <w:r w:rsidRPr="007B7107">
        <w:t>JavaScript có thể </w:t>
      </w:r>
      <w:hyperlink r:id="rId46" w:tgtFrame="_blank" w:history="1">
        <w:r w:rsidRPr="007B7107">
          <w:rPr>
            <w:rStyle w:val="Siuktni"/>
            <w:rFonts w:eastAsiaTheme="majorEastAsia"/>
            <w:color w:val="auto"/>
            <w:u w:val="none"/>
          </w:rPr>
          <w:t>học nhanh</w:t>
        </w:r>
      </w:hyperlink>
      <w:r w:rsidRPr="007B7107">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3B7845D2" w14:textId="77777777" w:rsidR="00793BA2" w:rsidRPr="007B7107" w:rsidRDefault="00793BA2" w:rsidP="009F17AD">
      <w:pPr>
        <w:pStyle w:val="ThnVnban"/>
        <w:spacing w:line="276" w:lineRule="auto"/>
      </w:pPr>
      <w:r w:rsidRPr="007B7107">
        <w:lastRenderedPageBreak/>
        <w:tab/>
        <w:t xml:space="preserve">JavaScript có một số đối tượng định nghĩa sẵn, bao gồm mảng (Array), đối tượng </w:t>
      </w:r>
      <w:hyperlink r:id="rId47">
        <w:r w:rsidRPr="007B7107">
          <w:t xml:space="preserve">đại số Bool </w:t>
        </w:r>
      </w:hyperlink>
      <w:r w:rsidRPr="007B7107">
        <w:t xml:space="preserve">(Boolean), đối tượng </w:t>
      </w:r>
      <w:hyperlink r:id="rId48">
        <w:r w:rsidRPr="007B7107">
          <w:t xml:space="preserve">ngày tháng </w:t>
        </w:r>
      </w:hyperlink>
      <w:r w:rsidRPr="007B7107">
        <w:t xml:space="preserve">(Date), đối tượng hàm (Function), đối tượng </w:t>
      </w:r>
      <w:hyperlink r:id="rId49">
        <w:r w:rsidRPr="007B7107">
          <w:t>toán học</w:t>
        </w:r>
      </w:hyperlink>
      <w:r w:rsidRPr="007B7107">
        <w:t xml:space="preserve">(Math), đối tượng </w:t>
      </w:r>
      <w:hyperlink r:id="rId50">
        <w:r w:rsidRPr="007B7107">
          <w:t xml:space="preserve">số </w:t>
        </w:r>
      </w:hyperlink>
      <w:r w:rsidRPr="007B7107">
        <w:t xml:space="preserve">(Number), đối tượng đối tượng (Object), đối tượng </w:t>
      </w:r>
      <w:hyperlink r:id="rId51">
        <w:r w:rsidRPr="007B7107">
          <w:t xml:space="preserve">biểu thức tìm kiếm </w:t>
        </w:r>
      </w:hyperlink>
      <w:r w:rsidRPr="007B7107">
        <w:t>(RegExp) và đối tượng chuỗi ký tự (String). Các đối tượng khác là đối tượng thuộc phần mềm chủ (phần mềm áp dụng JavaScript - thường là trình duyệt).</w:t>
      </w:r>
    </w:p>
    <w:p w14:paraId="101B69BA" w14:textId="011C9CEB" w:rsidR="00793BA2" w:rsidRPr="000B3681" w:rsidRDefault="00793BA2" w:rsidP="009F17AD">
      <w:pPr>
        <w:pStyle w:val="u2"/>
        <w:spacing w:line="276" w:lineRule="auto"/>
      </w:pPr>
      <w:bookmarkStart w:id="169" w:name="_Toc86836025"/>
      <w:bookmarkStart w:id="170" w:name="_Toc86873501"/>
      <w:bookmarkStart w:id="171" w:name="_Toc86873581"/>
      <w:bookmarkStart w:id="172" w:name="_Toc90447040"/>
      <w:r w:rsidRPr="000B3681">
        <w:t>2.4. Hệ quản tri cơ sở dữ liệu PostgreSQL</w:t>
      </w:r>
      <w:bookmarkEnd w:id="169"/>
      <w:bookmarkEnd w:id="170"/>
      <w:bookmarkEnd w:id="171"/>
      <w:bookmarkEnd w:id="172"/>
    </w:p>
    <w:p w14:paraId="06B3AF49" w14:textId="77777777" w:rsidR="00793BA2" w:rsidRPr="000B3681" w:rsidRDefault="00793BA2" w:rsidP="009F17AD">
      <w:pPr>
        <w:pStyle w:val="ThnVnban"/>
        <w:spacing w:line="276" w:lineRule="auto"/>
        <w:rPr>
          <w:color w:val="000000" w:themeColor="text1"/>
        </w:rPr>
      </w:pPr>
      <w:r w:rsidRPr="000B3681">
        <w:rPr>
          <w:color w:val="000000" w:themeColor="text1"/>
        </w:rPr>
        <w:tab/>
        <w:t>Hệ quản trị cơ sở dữ liệu mã nguồn mở phổ biến nhất. Đây là hệ quản trị cơ sở dữ liệu mạnh mẽ không thua gì MSSQL hay Oracle SQL nhưng hoàn toàn miễn phí và được cộng đồng hỗ trợ rất nhiều. </w:t>
      </w:r>
    </w:p>
    <w:p w14:paraId="3658252A" w14:textId="77777777" w:rsidR="00793BA2" w:rsidRPr="007B7107" w:rsidRDefault="00793BA2" w:rsidP="009F17AD">
      <w:pPr>
        <w:pStyle w:val="ThnVnban"/>
        <w:spacing w:line="276" w:lineRule="auto"/>
      </w:pPr>
      <w:r w:rsidRPr="007B7107">
        <w:tab/>
      </w:r>
      <w:hyperlink r:id="rId52" w:tooltip="PostgreSQL" w:history="1">
        <w:r w:rsidRPr="007B7107">
          <w:rPr>
            <w:rStyle w:val="Siuktni"/>
            <w:rFonts w:eastAsiaTheme="majorEastAsia"/>
            <w:color w:val="auto"/>
            <w:u w:val="none"/>
          </w:rPr>
          <w:t>PostgreSQL</w:t>
        </w:r>
      </w:hyperlink>
      <w:r w:rsidRPr="007B7107">
        <w:t> là một hệ thống quản trị cơ sở dữ liệu quan hệ-đối tượng (object-relational database management system) có mục đích chung, là hệ thống cơ sở dữ liệu mã nguồn mở tiên tiến nhất hiện nay.</w:t>
      </w:r>
    </w:p>
    <w:p w14:paraId="6E968516" w14:textId="77777777" w:rsidR="00793BA2" w:rsidRPr="007B7107" w:rsidRDefault="00793BA2" w:rsidP="009F17AD">
      <w:pPr>
        <w:pStyle w:val="ThnVnban"/>
        <w:spacing w:line="276" w:lineRule="auto"/>
      </w:pPr>
      <w:r w:rsidRPr="007B7107">
        <w:tab/>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1F7C8C1D" w14:textId="77777777" w:rsidR="00793BA2" w:rsidRPr="007B7107" w:rsidRDefault="00793BA2" w:rsidP="009F17AD">
      <w:pPr>
        <w:pStyle w:val="ThnVnban"/>
        <w:spacing w:line="276" w:lineRule="auto"/>
      </w:pPr>
      <w:r w:rsidRPr="007B7107">
        <w:tab/>
        <w:t>PostgreSQL sở hữu một hệ tính năng đa dạng giúp hỗ trợ các nhà phát triển xây dựng app, các nhà quản trị bảo vệ toàn vẹn dữ liệu, và tạo ra một môi trường chịu lỗi </w:t>
      </w:r>
      <w:hyperlink r:id="rId53" w:tgtFrame="_blank" w:tooltip="&lt;b&gt;fault-tolerant&lt;/b&gt;" w:history="1">
        <w:r w:rsidRPr="007B7107">
          <w:rPr>
            <w:rStyle w:val="Siuktni"/>
            <w:rFonts w:eastAsiaTheme="majorEastAsia"/>
            <w:color w:val="auto"/>
            <w:u w:val="none"/>
          </w:rPr>
          <w:t>fault-tolerant</w:t>
        </w:r>
      </w:hyperlink>
      <w:r w:rsidRPr="007B7107">
        <w: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0817F667" w14:textId="77777777" w:rsidR="00793BA2" w:rsidRPr="007B7107" w:rsidRDefault="00793BA2" w:rsidP="009F17AD">
      <w:pPr>
        <w:pStyle w:val="ThnVnban"/>
        <w:spacing w:line="276" w:lineRule="auto"/>
      </w:pPr>
      <w:r w:rsidRPr="007B7107">
        <w:tab/>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1A5473EF" w14:textId="7FBF679E" w:rsidR="00793BA2" w:rsidRPr="000B3681" w:rsidRDefault="00793BA2" w:rsidP="009F17AD">
      <w:pPr>
        <w:pStyle w:val="u2"/>
        <w:spacing w:line="276" w:lineRule="auto"/>
      </w:pPr>
      <w:bookmarkStart w:id="173" w:name="_Toc86836026"/>
      <w:bookmarkStart w:id="174" w:name="_Toc86873502"/>
      <w:bookmarkStart w:id="175" w:name="_Toc86873582"/>
      <w:bookmarkStart w:id="176" w:name="_Toc90447041"/>
      <w:r w:rsidRPr="000B3681">
        <w:t>2.5.</w:t>
      </w:r>
      <w:r w:rsidRPr="000B3681">
        <w:tab/>
        <w:t>Python – Flask</w:t>
      </w:r>
      <w:bookmarkEnd w:id="173"/>
      <w:bookmarkEnd w:id="174"/>
      <w:bookmarkEnd w:id="175"/>
      <w:bookmarkEnd w:id="176"/>
    </w:p>
    <w:p w14:paraId="34F0593D" w14:textId="77777777" w:rsidR="00793BA2" w:rsidRPr="000B3681" w:rsidRDefault="00793BA2" w:rsidP="009F17AD">
      <w:pPr>
        <w:pStyle w:val="ThnVnban"/>
        <w:spacing w:line="276" w:lineRule="auto"/>
      </w:pPr>
      <w:r w:rsidRPr="000B3681">
        <w:rPr>
          <w:lang w:val="en-US"/>
        </w:rPr>
        <w:tab/>
      </w:r>
      <w:r w:rsidRPr="000B3681">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039C4298" w14:textId="77777777" w:rsidR="00793BA2" w:rsidRPr="000B3681" w:rsidRDefault="00793BA2" w:rsidP="009F17AD">
      <w:pPr>
        <w:pStyle w:val="ThnVnban"/>
        <w:spacing w:line="276" w:lineRule="auto"/>
      </w:pPr>
      <w:r w:rsidRPr="000B3681">
        <w:tab/>
        <w:t xml:space="preserve">Flask là một micro-framework. Điều này có nghĩa Flask là một môi trường độc lập, ít sử dụng các thư viện khác bên ngoài. Do vậy, Flask có ưu </w:t>
      </w:r>
      <w:r w:rsidRPr="000B3681">
        <w:lastRenderedPageBreak/>
        <w:t>điểm là nhẹ, có rất ít lỗi do ít bị phụ thuộc cũng như dễ dàng phát hiện và xử lý các lỗi bảo mật.</w:t>
      </w:r>
    </w:p>
    <w:p w14:paraId="1CB374FF" w14:textId="4FF5A225" w:rsidR="00793BA2" w:rsidRPr="000B3681" w:rsidRDefault="00793BA2" w:rsidP="009F17AD">
      <w:pPr>
        <w:pStyle w:val="u2"/>
        <w:spacing w:line="276" w:lineRule="auto"/>
      </w:pPr>
      <w:bookmarkStart w:id="177" w:name="_Toc86836027"/>
      <w:bookmarkStart w:id="178" w:name="_Toc86873503"/>
      <w:bookmarkStart w:id="179" w:name="_Toc86873583"/>
      <w:bookmarkStart w:id="180" w:name="_Toc90447042"/>
      <w:r w:rsidRPr="000B3681">
        <w:t>2.6.</w:t>
      </w:r>
      <w:r w:rsidRPr="000B3681">
        <w:tab/>
        <w:t>Sản phẩm đầu ra</w:t>
      </w:r>
      <w:bookmarkEnd w:id="177"/>
      <w:bookmarkEnd w:id="178"/>
      <w:bookmarkEnd w:id="179"/>
      <w:bookmarkEnd w:id="180"/>
    </w:p>
    <w:p w14:paraId="2B9C21D2" w14:textId="77777777" w:rsidR="00793BA2" w:rsidRPr="000B3681" w:rsidRDefault="00793BA2" w:rsidP="009F17AD">
      <w:pPr>
        <w:pStyle w:val="ThnVnban"/>
        <w:spacing w:line="276" w:lineRule="auto"/>
        <w:rPr>
          <w:color w:val="000000" w:themeColor="text1"/>
        </w:rPr>
      </w:pPr>
      <w:r w:rsidRPr="000B3681">
        <w:rPr>
          <w:color w:val="000000" w:themeColor="text1"/>
        </w:rPr>
        <w:t xml:space="preserve">   </w:t>
      </w:r>
      <w:r w:rsidRPr="000B3681">
        <w:rPr>
          <w:color w:val="000000" w:themeColor="text1"/>
        </w:rPr>
        <w:tab/>
      </w:r>
      <w:r w:rsidRPr="000B3681">
        <w:rPr>
          <w:rStyle w:val="ThnVnbanChar"/>
          <w:color w:val="000000" w:themeColor="text1"/>
        </w:rPr>
        <w:t xml:space="preserve"> Xây dựng Website Gis trong quản lý thông tin hành chính thành phố Hà </w:t>
      </w:r>
      <w:r w:rsidRPr="000B3681">
        <w:rPr>
          <w:color w:val="000000" w:themeColor="text1"/>
        </w:rPr>
        <w:t>Nội đầy đủ các tiêu chí như:</w:t>
      </w:r>
    </w:p>
    <w:p w14:paraId="1FCA3E32" w14:textId="77777777" w:rsidR="00793BA2" w:rsidRPr="000B3681" w:rsidRDefault="00793BA2" w:rsidP="009F17AD">
      <w:pPr>
        <w:pStyle w:val="oancuaDanhsach"/>
        <w:spacing w:line="276" w:lineRule="auto"/>
      </w:pPr>
      <w:r w:rsidRPr="000B3681">
        <w:sym w:font="Symbol" w:char="F02D"/>
      </w:r>
      <w:r w:rsidRPr="000B3681">
        <w:rPr>
          <w:lang w:val="en-US"/>
        </w:rPr>
        <w:t xml:space="preserve"> </w:t>
      </w:r>
      <w:r w:rsidRPr="000B3681">
        <w:t>Web đơn giản, dễ dàng sử dụng với mọi người.</w:t>
      </w:r>
    </w:p>
    <w:p w14:paraId="2CC0D3E4" w14:textId="77777777" w:rsidR="00793BA2" w:rsidRPr="000B3681" w:rsidRDefault="00793BA2" w:rsidP="009F17AD">
      <w:pPr>
        <w:pStyle w:val="oancuaDanhsach"/>
        <w:spacing w:line="276" w:lineRule="auto"/>
      </w:pPr>
      <w:r w:rsidRPr="000B3681">
        <w:sym w:font="Symbol" w:char="F02D"/>
      </w:r>
      <w:r w:rsidRPr="000B3681">
        <w:rPr>
          <w:lang w:val="en-US"/>
        </w:rPr>
        <w:t xml:space="preserve"> </w:t>
      </w:r>
      <w:r w:rsidRPr="000B3681">
        <w:t>Giao diện đẹp, bắt mắt,. . . .</w:t>
      </w:r>
    </w:p>
    <w:p w14:paraId="7C8D8F7E" w14:textId="77777777" w:rsidR="00793BA2" w:rsidRPr="000B3681" w:rsidRDefault="00793BA2" w:rsidP="009F17AD">
      <w:pPr>
        <w:pStyle w:val="oancuaDanhsach"/>
        <w:spacing w:line="276" w:lineRule="auto"/>
      </w:pPr>
      <w:r w:rsidRPr="000B3681">
        <w:sym w:font="Symbol" w:char="F02D"/>
      </w:r>
      <w:r w:rsidRPr="000B3681">
        <w:rPr>
          <w:lang w:val="en-US"/>
        </w:rPr>
        <w:t xml:space="preserve"> </w:t>
      </w:r>
      <w:r w:rsidRPr="000B3681">
        <w:t>Cập nhật thông tin nhanh nhạy, chính xác.</w:t>
      </w:r>
    </w:p>
    <w:p w14:paraId="5DC6C16B" w14:textId="77777777" w:rsidR="00793BA2" w:rsidRPr="000B3681" w:rsidRDefault="00793BA2" w:rsidP="009F17AD">
      <w:pPr>
        <w:pStyle w:val="oancuaDanhsach"/>
        <w:spacing w:line="276" w:lineRule="auto"/>
      </w:pPr>
      <w:r w:rsidRPr="000B3681">
        <w:sym w:font="Symbol" w:char="F02D"/>
      </w:r>
      <w:r w:rsidRPr="000B3681">
        <w:rPr>
          <w:lang w:val="en-US"/>
        </w:rPr>
        <w:t xml:space="preserve"> </w:t>
      </w:r>
      <w:r w:rsidRPr="000B3681">
        <w:t>Đầy đủ các thông tin cần thiết (tên quận huyện, xã phường, các tuyến đường đi,địa chỉ. . .)</w:t>
      </w:r>
    </w:p>
    <w:p w14:paraId="2CF70E66" w14:textId="77777777" w:rsidR="00793BA2" w:rsidRPr="000B3681" w:rsidRDefault="00793BA2" w:rsidP="009F17AD">
      <w:pPr>
        <w:pStyle w:val="oancuaDanhsach"/>
        <w:spacing w:line="276" w:lineRule="auto"/>
      </w:pPr>
      <w:r w:rsidRPr="000B3681">
        <w:sym w:font="Symbol" w:char="F02D"/>
      </w:r>
      <w:r w:rsidRPr="000B3681">
        <w:rPr>
          <w:lang w:val="en-US"/>
        </w:rPr>
        <w:t xml:space="preserve"> </w:t>
      </w:r>
      <w:r w:rsidRPr="000B3681">
        <w:t>Có thể thao tác với bản đồ(phóng to, thu nhỏ, bật tắt lớp bản đồ, tìm kiếm địa chỉ)</w:t>
      </w:r>
    </w:p>
    <w:p w14:paraId="016BCB9E" w14:textId="05A542AD" w:rsidR="00F775BA" w:rsidRDefault="00793BA2" w:rsidP="009F17AD">
      <w:pPr>
        <w:pStyle w:val="oancuaDanhsach"/>
        <w:spacing w:line="276" w:lineRule="auto"/>
      </w:pPr>
      <w:r w:rsidRPr="000B3681">
        <w:sym w:font="Symbol" w:char="F02D"/>
      </w:r>
      <w:r w:rsidRPr="000B3681">
        <w:rPr>
          <w:lang w:val="en-US"/>
        </w:rPr>
        <w:t xml:space="preserve"> </w:t>
      </w:r>
      <w:r w:rsidRPr="000B3681">
        <w:t>Hiển thị vị trí, khoảng cách của người dùng đến địa điểm đó</w:t>
      </w:r>
    </w:p>
    <w:p w14:paraId="2FFB911C" w14:textId="77777777" w:rsidR="00F775BA" w:rsidRDefault="00F775BA" w:rsidP="009F17AD">
      <w:pPr>
        <w:spacing w:before="0" w:after="160" w:line="276" w:lineRule="auto"/>
        <w:ind w:firstLine="0"/>
        <w:jc w:val="left"/>
        <w:rPr>
          <w:sz w:val="28"/>
          <w:szCs w:val="22"/>
          <w:lang w:val="vi"/>
        </w:rPr>
      </w:pPr>
      <w:r>
        <w:br w:type="page"/>
      </w:r>
    </w:p>
    <w:p w14:paraId="5C4607C7" w14:textId="4E73F397" w:rsidR="00793BA2" w:rsidRDefault="00F775BA" w:rsidP="009F17AD">
      <w:pPr>
        <w:pStyle w:val="u1"/>
        <w:spacing w:line="276" w:lineRule="auto"/>
      </w:pPr>
      <w:bookmarkStart w:id="181" w:name="_Toc90447043"/>
      <w:r>
        <w:rPr>
          <w:lang w:val="en-US"/>
        </w:rPr>
        <w:lastRenderedPageBreak/>
        <w:t>CHƯƠNG 3 :</w:t>
      </w:r>
      <w:r>
        <w:t>DỮ LIỆU, NỘI DUNG VÀ PHƯƠNG PHÁP</w:t>
      </w:r>
      <w:bookmarkEnd w:id="181"/>
    </w:p>
    <w:p w14:paraId="5154C451" w14:textId="5DBED48C" w:rsidR="00F775BA" w:rsidRDefault="00F775BA" w:rsidP="009F17AD">
      <w:pPr>
        <w:pStyle w:val="u2"/>
        <w:spacing w:line="276" w:lineRule="auto"/>
      </w:pPr>
      <w:bookmarkStart w:id="182" w:name="_Toc90447044"/>
      <w:r w:rsidRPr="00F775BA">
        <w:t xml:space="preserve">3.1 </w:t>
      </w:r>
      <w:r>
        <w:tab/>
      </w:r>
      <w:r w:rsidRPr="00F775BA">
        <w:t>Dữ liệu</w:t>
      </w:r>
      <w:bookmarkEnd w:id="182"/>
    </w:p>
    <w:p w14:paraId="58B58D3A" w14:textId="44187C37" w:rsidR="00F775BA" w:rsidRDefault="00F775BA" w:rsidP="009F17AD">
      <w:pPr>
        <w:pStyle w:val="ThnVnban"/>
        <w:spacing w:line="276" w:lineRule="auto"/>
      </w:pPr>
      <w:r>
        <w:tab/>
        <w:t xml:space="preserve">Các dữ liệu được lấy từ nguồn dữ liệu OSM (OpenStreetMap) và một số nguồn dữ liệu khác như trang web </w:t>
      </w:r>
      <w:hyperlink r:id="rId54" w:history="1">
        <w:r w:rsidRPr="00E44BFA">
          <w:rPr>
            <w:rStyle w:val="Siuktni"/>
            <w:lang w:val="en-US"/>
          </w:rPr>
          <w:t>https://extract.bbbike.org</w:t>
        </w:r>
      </w:hyperlink>
      <w:r>
        <w:t xml:space="preserve"> .</w:t>
      </w:r>
    </w:p>
    <w:p w14:paraId="7A621C79" w14:textId="1862EF93" w:rsidR="00C02C7C" w:rsidRPr="00C02C7C" w:rsidRDefault="00C02C7C" w:rsidP="009F17AD">
      <w:pPr>
        <w:pStyle w:val="u2"/>
        <w:spacing w:line="276" w:lineRule="auto"/>
        <w:rPr>
          <w:lang w:val="en-US"/>
        </w:rPr>
      </w:pPr>
      <w:bookmarkStart w:id="183" w:name="_Toc90447045"/>
      <w:r>
        <w:t xml:space="preserve">3.2. </w:t>
      </w:r>
      <w:r>
        <w:tab/>
        <w:t>Nội dung</w:t>
      </w:r>
      <w:r>
        <w:rPr>
          <w:lang w:val="en-US"/>
        </w:rPr>
        <w:t xml:space="preserve"> và</w:t>
      </w:r>
      <w:r>
        <w:t xml:space="preserve"> đối tượng</w:t>
      </w:r>
      <w:r>
        <w:rPr>
          <w:lang w:val="en-US"/>
        </w:rPr>
        <w:t xml:space="preserve"> và phương pháp</w:t>
      </w:r>
      <w:bookmarkEnd w:id="183"/>
    </w:p>
    <w:p w14:paraId="7542ED46" w14:textId="536739FF" w:rsidR="00C02C7C" w:rsidRPr="00C02C7C" w:rsidRDefault="00C02C7C" w:rsidP="009F17AD">
      <w:pPr>
        <w:pStyle w:val="ThnVnban"/>
        <w:spacing w:line="276" w:lineRule="auto"/>
      </w:pPr>
      <w:r w:rsidRPr="00C02C7C">
        <w:tab/>
      </w:r>
      <w:r w:rsidRPr="00C02C7C">
        <w:sym w:font="Symbol" w:char="F0B7"/>
      </w:r>
      <w:r w:rsidRPr="00C02C7C">
        <w:t xml:space="preserve"> Nội dung nghiên cứu</w:t>
      </w:r>
    </w:p>
    <w:p w14:paraId="3A28BF2F" w14:textId="573C7F22" w:rsidR="00C02C7C" w:rsidRDefault="00C02C7C" w:rsidP="009F17AD">
      <w:pPr>
        <w:pStyle w:val="oancuaDanhsach"/>
        <w:spacing w:line="276" w:lineRule="auto"/>
      </w:pPr>
      <w:r>
        <w:sym w:font="Symbol" w:char="F02D"/>
      </w:r>
      <w:r>
        <w:t xml:space="preserve"> Xây dựng cơ sở dữ liệu thông tin hành chính Thành phố Hồ Chí Minh trên phần mềm PostgreSQL.</w:t>
      </w:r>
    </w:p>
    <w:p w14:paraId="46E61950" w14:textId="36366F87" w:rsidR="00C02C7C" w:rsidRDefault="00C02C7C" w:rsidP="009F17AD">
      <w:pPr>
        <w:pStyle w:val="oancuaDanhsach"/>
        <w:spacing w:line="276" w:lineRule="auto"/>
      </w:pPr>
      <w:r>
        <w:sym w:font="Symbol" w:char="F02D"/>
      </w:r>
      <w:r>
        <w:t xml:space="preserve"> Xây dựng cơ sở dữ liệu thông tin hành chính Thành phố Hồ Chí Minh trên phần mềm PostgreSQL.</w:t>
      </w:r>
    </w:p>
    <w:p w14:paraId="27D57BF4" w14:textId="77777777" w:rsidR="00C02C7C" w:rsidRDefault="00C02C7C" w:rsidP="009F17AD">
      <w:pPr>
        <w:pStyle w:val="oancuaDanhsach"/>
        <w:spacing w:line="276" w:lineRule="auto"/>
      </w:pPr>
      <w:r>
        <w:sym w:font="Symbol" w:char="F02D"/>
      </w:r>
      <w:r>
        <w:t xml:space="preserve"> Ứng dụng hướng dẫn sử dụng thao tác với GeoServer chỉnh sửa kiểu hiển thị (style) của các đối tượng.</w:t>
      </w:r>
    </w:p>
    <w:p w14:paraId="6161627C" w14:textId="45CB6B05" w:rsidR="00C02C7C" w:rsidRPr="00C02C7C" w:rsidRDefault="00C02C7C" w:rsidP="009F17AD">
      <w:pPr>
        <w:pStyle w:val="oancuaDanhsach"/>
        <w:spacing w:line="276" w:lineRule="auto"/>
      </w:pPr>
      <w:r>
        <w:t xml:space="preserve"> </w:t>
      </w:r>
      <w:r>
        <w:sym w:font="Symbol" w:char="F02D"/>
      </w:r>
      <w:r>
        <w:t xml:space="preserve"> Chỉnh sửa và cập nhật dữ liệu thuộc tính trong hệ quản trị cơ sở dữ liệu PostgeSQL.</w:t>
      </w:r>
    </w:p>
    <w:p w14:paraId="19EB0101" w14:textId="1FFD23A1" w:rsidR="00F775BA" w:rsidRDefault="00C02C7C" w:rsidP="009F17AD">
      <w:pPr>
        <w:pStyle w:val="ThnVnban"/>
        <w:spacing w:line="276" w:lineRule="auto"/>
      </w:pPr>
      <w:r>
        <w:tab/>
      </w:r>
      <w:r>
        <w:sym w:font="Symbol" w:char="F0B7"/>
      </w:r>
      <w:r>
        <w:t xml:space="preserve"> Đối tượng nghiên cứu</w:t>
      </w:r>
    </w:p>
    <w:p w14:paraId="523957E5" w14:textId="77777777" w:rsidR="00C02C7C" w:rsidRDefault="00C02C7C" w:rsidP="009F17AD">
      <w:pPr>
        <w:pStyle w:val="oancuaDanhsach"/>
        <w:spacing w:line="276" w:lineRule="auto"/>
      </w:pPr>
      <w:r>
        <w:sym w:font="Symbol" w:char="F02D"/>
      </w:r>
      <w:r>
        <w:t xml:space="preserve"> Cấu trúc dữ liệu địa lý (dữ liệu thông tin hành chính Thành phố Hồ Chí Minh) lưu trữ trong HQTCSDL PostgreSQL.</w:t>
      </w:r>
    </w:p>
    <w:p w14:paraId="48B913BE" w14:textId="77777777" w:rsidR="00C02C7C" w:rsidRDefault="00C02C7C" w:rsidP="009F17AD">
      <w:pPr>
        <w:pStyle w:val="oancuaDanhsach"/>
        <w:spacing w:line="276" w:lineRule="auto"/>
      </w:pPr>
      <w:r>
        <w:t xml:space="preserve"> </w:t>
      </w:r>
      <w:r>
        <w:sym w:font="Symbol" w:char="F02D"/>
      </w:r>
      <w:r>
        <w:t xml:space="preserve"> Nghiên cứu cách xây dựng, phát triển WebGIS bằng công nghệ mã nguồn mở GeoServer, OpenLayes kết hợp với PostgreSQL. </w:t>
      </w:r>
    </w:p>
    <w:p w14:paraId="047467CE" w14:textId="77777777" w:rsidR="00C02C7C" w:rsidRDefault="00C02C7C" w:rsidP="009F17AD">
      <w:pPr>
        <w:pStyle w:val="oancuaDanhsach"/>
        <w:spacing w:line="276" w:lineRule="auto"/>
      </w:pPr>
      <w:r>
        <w:sym w:font="Symbol" w:char="F02D"/>
      </w:r>
      <w:r>
        <w:t xml:space="preserve"> Tìm hiểu một số ngôn ngữ lập trình như: Java, JavaScript, HTML. </w:t>
      </w:r>
    </w:p>
    <w:p w14:paraId="3C0E2075" w14:textId="77777777" w:rsidR="00C02C7C" w:rsidRDefault="00C02C7C" w:rsidP="009F17AD">
      <w:pPr>
        <w:pStyle w:val="oancuaDanhsach"/>
        <w:spacing w:line="276" w:lineRule="auto"/>
      </w:pPr>
      <w:r>
        <w:sym w:font="Symbol" w:char="F02D"/>
      </w:r>
      <w:r>
        <w:t xml:space="preserve"> Tìm hiểu phương thức kết nối của GeoServer bằng ngôn ngữ Java.</w:t>
      </w:r>
    </w:p>
    <w:p w14:paraId="4D4C8C03" w14:textId="00BF0ACE" w:rsidR="00C02C7C" w:rsidRDefault="00C02C7C" w:rsidP="009F17AD">
      <w:pPr>
        <w:pStyle w:val="oancuaDanhsach"/>
        <w:spacing w:line="276" w:lineRule="auto"/>
        <w:rPr>
          <w:lang w:val="en-US"/>
        </w:rPr>
      </w:pPr>
      <w:r w:rsidRPr="00C02C7C">
        <w:t xml:space="preserve"> </w:t>
      </w:r>
      <w:r>
        <w:sym w:font="Symbol" w:char="F02D"/>
      </w:r>
      <w:r>
        <w:t xml:space="preserve"> Tìm hiểu cách truy vấn dữ liệu trong PostgreSQL bằng Java.</w:t>
      </w:r>
    </w:p>
    <w:p w14:paraId="008D6193" w14:textId="79650EFC" w:rsidR="00F775BA" w:rsidRDefault="00C02C7C" w:rsidP="009F17AD">
      <w:pPr>
        <w:pStyle w:val="u2"/>
        <w:spacing w:line="276" w:lineRule="auto"/>
      </w:pPr>
      <w:bookmarkStart w:id="184" w:name="_Toc90447046"/>
      <w:r>
        <w:t xml:space="preserve">3.2.1. </w:t>
      </w:r>
      <w:r>
        <w:tab/>
        <w:t>Chức năng của WebGIS</w:t>
      </w:r>
      <w:bookmarkEnd w:id="184"/>
    </w:p>
    <w:p w14:paraId="06F7C6D6" w14:textId="3AA9CA11" w:rsidR="00C02C7C" w:rsidRDefault="00C02C7C" w:rsidP="009F17AD">
      <w:pPr>
        <w:pStyle w:val="ThnVnban"/>
        <w:spacing w:line="276" w:lineRule="auto"/>
      </w:pPr>
      <w:r>
        <w:tab/>
      </w:r>
      <w:r>
        <w:sym w:font="Symbol" w:char="F0B7"/>
      </w:r>
      <w:r>
        <w:t xml:space="preserve"> Chức năng phân quyền truy cập </w:t>
      </w:r>
    </w:p>
    <w:p w14:paraId="3CBA1AC3" w14:textId="77777777" w:rsidR="00C02C7C" w:rsidRDefault="00C02C7C" w:rsidP="009F17AD">
      <w:pPr>
        <w:pStyle w:val="oancuaDanhsach"/>
        <w:spacing w:line="276" w:lineRule="auto"/>
      </w:pPr>
      <w:r>
        <w:t xml:space="preserve">- Phân quyền người dùng. </w:t>
      </w:r>
    </w:p>
    <w:p w14:paraId="34FCE417" w14:textId="4AA178FD" w:rsidR="00C02C7C" w:rsidRDefault="00C02C7C" w:rsidP="009F17AD">
      <w:pPr>
        <w:pStyle w:val="oancuaDanhsach"/>
        <w:spacing w:line="276" w:lineRule="auto"/>
      </w:pPr>
      <w:r>
        <w:t>- Phân quyền người quản trị.</w:t>
      </w:r>
    </w:p>
    <w:p w14:paraId="2FAB6D0F" w14:textId="1EB9C984" w:rsidR="00C02C7C" w:rsidRDefault="00C02C7C" w:rsidP="009F17AD">
      <w:pPr>
        <w:pStyle w:val="ThnVnban"/>
        <w:spacing w:line="276" w:lineRule="auto"/>
      </w:pPr>
      <w:r>
        <w:tab/>
      </w:r>
      <w:r>
        <w:sym w:font="Symbol" w:char="F0B7"/>
      </w:r>
      <w:r>
        <w:t xml:space="preserve"> Chức năng hiển thị dữ liệu</w:t>
      </w:r>
    </w:p>
    <w:p w14:paraId="5F112D4C" w14:textId="77777777" w:rsidR="00C02C7C" w:rsidRDefault="00C02C7C" w:rsidP="009F17AD">
      <w:pPr>
        <w:pStyle w:val="oancuaDanhsach"/>
        <w:spacing w:line="276" w:lineRule="auto"/>
      </w:pPr>
      <w:r>
        <w:sym w:font="Symbol" w:char="F02D"/>
      </w:r>
      <w:r>
        <w:t xml:space="preserve"> Hiển thị các lớp bản đồ theo tùy chọn của người dùng.</w:t>
      </w:r>
    </w:p>
    <w:p w14:paraId="7358F84E" w14:textId="77777777" w:rsidR="00C02C7C" w:rsidRDefault="00C02C7C" w:rsidP="009F17AD">
      <w:pPr>
        <w:pStyle w:val="oancuaDanhsach"/>
        <w:spacing w:line="276" w:lineRule="auto"/>
      </w:pPr>
      <w:r>
        <w:t xml:space="preserve"> </w:t>
      </w:r>
      <w:r>
        <w:sym w:font="Symbol" w:char="F02D"/>
      </w:r>
      <w:r>
        <w:t xml:space="preserve"> Thay đổi tỉ lệ bản đồ bằng chức năng zoom (phóng to, thu nhỏ). </w:t>
      </w:r>
    </w:p>
    <w:p w14:paraId="65B061EE" w14:textId="77777777" w:rsidR="00C02C7C" w:rsidRDefault="00C02C7C" w:rsidP="009F17AD">
      <w:pPr>
        <w:pStyle w:val="oancuaDanhsach"/>
        <w:spacing w:line="276" w:lineRule="auto"/>
      </w:pPr>
      <w:r>
        <w:lastRenderedPageBreak/>
        <w:sym w:font="Symbol" w:char="F02D"/>
      </w:r>
      <w:r>
        <w:t xml:space="preserve"> Zoom đến khu vực cần hiển thị. </w:t>
      </w:r>
    </w:p>
    <w:p w14:paraId="583FE627" w14:textId="5CF24AD6" w:rsidR="00C02C7C" w:rsidRDefault="00C02C7C" w:rsidP="009F17AD">
      <w:pPr>
        <w:pStyle w:val="oancuaDanhsach"/>
        <w:spacing w:line="276" w:lineRule="auto"/>
      </w:pPr>
      <w:r>
        <w:sym w:font="Symbol" w:char="F02D"/>
      </w:r>
      <w:r>
        <w:t xml:space="preserve"> Hiển thị thông tin về đối tượng trên bản đồ.</w:t>
      </w:r>
    </w:p>
    <w:p w14:paraId="3A7FD3A2" w14:textId="77777777" w:rsidR="00C02C7C" w:rsidRDefault="00C02C7C" w:rsidP="009F17AD">
      <w:pPr>
        <w:pStyle w:val="oancuaDanhsach"/>
        <w:spacing w:line="276" w:lineRule="auto"/>
      </w:pPr>
      <w:r>
        <w:sym w:font="Symbol" w:char="F0B7"/>
      </w:r>
      <w:r>
        <w:t xml:space="preserve"> Chức năng phân tích truy vấn dữ liệu </w:t>
      </w:r>
    </w:p>
    <w:p w14:paraId="3300CB91" w14:textId="77777777" w:rsidR="00C02C7C" w:rsidRDefault="00C02C7C" w:rsidP="009F17AD">
      <w:pPr>
        <w:pStyle w:val="oancuaDanhsach"/>
        <w:spacing w:line="276" w:lineRule="auto"/>
      </w:pPr>
      <w:r>
        <w:sym w:font="Symbol" w:char="F02D"/>
      </w:r>
      <w:r>
        <w:t xml:space="preserve"> Thực hiện việc tìm kiếm các dữ liệu theo yêu cầu. </w:t>
      </w:r>
    </w:p>
    <w:p w14:paraId="2B7ACAEB" w14:textId="77777777" w:rsidR="00C02C7C" w:rsidRDefault="00C02C7C" w:rsidP="009F17AD">
      <w:pPr>
        <w:pStyle w:val="oancuaDanhsach"/>
        <w:spacing w:line="276" w:lineRule="auto"/>
      </w:pPr>
      <w:r>
        <w:sym w:font="Symbol" w:char="F02D"/>
      </w:r>
      <w:r>
        <w:t xml:space="preserve"> Cho phép người dùng chỉnh sửa và cập nhật thông tin thuộc tính.</w:t>
      </w:r>
    </w:p>
    <w:p w14:paraId="562DD3B9" w14:textId="408E3B03" w:rsidR="00C02C7C" w:rsidRDefault="00C02C7C" w:rsidP="009F17AD">
      <w:pPr>
        <w:pStyle w:val="oancuaDanhsach"/>
        <w:spacing w:line="276" w:lineRule="auto"/>
      </w:pPr>
      <w:r>
        <w:t xml:space="preserve"> </w:t>
      </w:r>
      <w:r>
        <w:sym w:font="Symbol" w:char="F02D"/>
      </w:r>
      <w:r>
        <w:t xml:space="preserve"> Thông tin sau khi được chỉnh sửa và cập nhật sẽ lưu trữ trong HQTCSDL PostgreSQL.</w:t>
      </w:r>
    </w:p>
    <w:p w14:paraId="5C8B0958" w14:textId="5D72BD0C" w:rsidR="00C02C7C" w:rsidRDefault="00C02C7C" w:rsidP="009F17AD">
      <w:pPr>
        <w:pStyle w:val="u3"/>
        <w:spacing w:line="276" w:lineRule="auto"/>
      </w:pPr>
      <w:bookmarkStart w:id="185" w:name="_Toc90447047"/>
      <w:r>
        <w:t>3.2.2. Cấu trúc của hệ thống WebGIS bằng công nghệ GeoServer</w:t>
      </w:r>
      <w:bookmarkEnd w:id="185"/>
    </w:p>
    <w:p w14:paraId="15CB7065" w14:textId="7A0C8C18" w:rsidR="00C02C7C" w:rsidRDefault="001F50E1" w:rsidP="009F17AD">
      <w:pPr>
        <w:pStyle w:val="ThnVnban"/>
        <w:spacing w:line="276" w:lineRule="auto"/>
      </w:pPr>
      <w:r>
        <w:tab/>
      </w:r>
      <w:r>
        <w:sym w:font="Symbol" w:char="F0B7"/>
      </w:r>
      <w:r>
        <w:t xml:space="preserve"> Phần trình bày: được xây dựng bằng ngôn ngữ Java, JavaScript và HTML. Thực hiện nhiệm vụ xử lý các thao tác, lưu trữ thông tin, đảm nhận vai trò trung gian, truyền nhận dữ liệu giữa người sử dụng với Web Server.</w:t>
      </w:r>
    </w:p>
    <w:p w14:paraId="50F6D311" w14:textId="4E676D6D" w:rsidR="001F50E1" w:rsidRDefault="001F50E1" w:rsidP="009F17AD">
      <w:pPr>
        <w:pStyle w:val="ThnVnban"/>
        <w:spacing w:line="276" w:lineRule="auto"/>
      </w:pPr>
      <w:r>
        <w:tab/>
      </w:r>
      <w:r>
        <w:sym w:font="Symbol" w:char="F0B7"/>
      </w:r>
      <w:r>
        <w:t xml:space="preserve"> Phần ứng dụng: chia làm hai thành phần là Apache Tomcat và GeoServer (cả hai đều được phát triển dự trên công nghệ Java).</w:t>
      </w:r>
    </w:p>
    <w:p w14:paraId="76140B90" w14:textId="77777777" w:rsidR="001F50E1" w:rsidRDefault="001F50E1" w:rsidP="009F17AD">
      <w:pPr>
        <w:pStyle w:val="oancuaDanhsach"/>
        <w:spacing w:line="276" w:lineRule="auto"/>
      </w:pPr>
      <w:r>
        <w:sym w:font="Symbol" w:char="F02D"/>
      </w:r>
      <w:r>
        <w:t xml:space="preserve"> Apache Tomcat: đảm nhận trách nhiệm phát sinh giao diện và các thư viện Script để tương tác với Client, đóng vai trò trung gian là cầu nối giữa Client và GeoServer, nó sẽ gửi yên cầu của Client đến GeoServer và nhận dữ liệu trả về để gửi lại cho Client. </w:t>
      </w:r>
    </w:p>
    <w:p w14:paraId="35352EB3" w14:textId="70DDE069" w:rsidR="001F50E1" w:rsidRDefault="001F50E1" w:rsidP="009F17AD">
      <w:pPr>
        <w:pStyle w:val="oancuaDanhsach"/>
        <w:spacing w:line="276" w:lineRule="auto"/>
      </w:pPr>
      <w:r>
        <w:sym w:font="Symbol" w:char="F02D"/>
      </w:r>
      <w:r>
        <w:t xml:space="preserve"> GeoServer: Xử lý các thao tác phát sinh trong bản đồ như: phóng to, thu nhỏ, tra cứu thông tin. Nó là phần trung gian giữa Apache Tomcat và phần cơ sở dữ liệu, 16 tiếp nhận yêu cầu từ Apache Tomcat rồi truy vấn đến phần cơ sở dữ liệu để lấy thông tin, sau đó tiến hành xử lý và trả về kết quả cho Apache Tomcat.</w:t>
      </w:r>
    </w:p>
    <w:p w14:paraId="0AF718FB" w14:textId="31610F3C" w:rsidR="001F50E1" w:rsidRPr="00C02C7C" w:rsidRDefault="001F50E1" w:rsidP="009F17AD">
      <w:pPr>
        <w:pStyle w:val="ThnVnban"/>
        <w:spacing w:line="276" w:lineRule="auto"/>
      </w:pPr>
      <w:r>
        <w:tab/>
      </w:r>
      <w:r>
        <w:sym w:font="Symbol" w:char="F0B7"/>
      </w:r>
      <w:r>
        <w:t xml:space="preserve"> Phần cơ sở dữ liệu: đóng vai trò là trung tâm lưu trữ dữ liệu dữ liệu địa lý được đặt trên Data Server, các ứng dụng Server gửi kết quả tính toán đến Web Server, gửi các gói HTML đến phía Cilent và hiển thị thông tin lên trình duyệt.</w:t>
      </w:r>
    </w:p>
    <w:p w14:paraId="0AD9D1D5" w14:textId="3AE88E85" w:rsidR="00C02C7C" w:rsidRDefault="001F50E1" w:rsidP="009F17AD">
      <w:pPr>
        <w:pStyle w:val="u3"/>
        <w:spacing w:line="276" w:lineRule="auto"/>
      </w:pPr>
      <w:bookmarkStart w:id="186" w:name="_Toc90447048"/>
      <w:r>
        <w:t>3.2.3. Các bước tiến hành</w:t>
      </w:r>
      <w:bookmarkEnd w:id="186"/>
    </w:p>
    <w:p w14:paraId="661A4EB3" w14:textId="2FEBCDFF" w:rsidR="008008D4" w:rsidRPr="008008D4" w:rsidRDefault="001F50E1" w:rsidP="009F17AD">
      <w:pPr>
        <w:pStyle w:val="ThnVnban"/>
        <w:spacing w:line="276" w:lineRule="auto"/>
        <w:rPr>
          <w:lang w:val="en-US"/>
        </w:rPr>
      </w:pPr>
      <w:r>
        <w:tab/>
      </w:r>
      <w:r>
        <w:sym w:font="Symbol" w:char="F0B7"/>
      </w:r>
      <w:r>
        <w:t xml:space="preserve"> Tạo Databases trong PostgreSQL để lưu trữ cơ sở dữ liệu</w:t>
      </w:r>
      <w:r w:rsidR="008008D4">
        <w:rPr>
          <w:lang w:val="en-US"/>
        </w:rPr>
        <w:t>:</w:t>
      </w:r>
      <w:r w:rsidR="008008D4" w:rsidRPr="008008D4">
        <w:t>nhấp chuột phải vào Databases trong Object browser chọn New Databases xuất hiện hộp thoại.</w:t>
      </w:r>
    </w:p>
    <w:p w14:paraId="55AE099B" w14:textId="77777777" w:rsidR="008008D4" w:rsidRDefault="008008D4" w:rsidP="008008D4">
      <w:pPr>
        <w:pStyle w:val="ThnVnban"/>
        <w:keepNext/>
      </w:pPr>
      <w:r>
        <w:rPr>
          <w:noProof/>
        </w:rPr>
        <w:lastRenderedPageBreak/>
        <w:drawing>
          <wp:inline distT="0" distB="0" distL="0" distR="0" wp14:anchorId="3B5A1485" wp14:editId="79D99C6E">
            <wp:extent cx="557212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4381500"/>
                    </a:xfrm>
                    <a:prstGeom prst="rect">
                      <a:avLst/>
                    </a:prstGeom>
                    <a:noFill/>
                    <a:ln>
                      <a:noFill/>
                    </a:ln>
                  </pic:spPr>
                </pic:pic>
              </a:graphicData>
            </a:graphic>
          </wp:inline>
        </w:drawing>
      </w:r>
    </w:p>
    <w:p w14:paraId="241635EE" w14:textId="7688C734" w:rsidR="008008D4" w:rsidRDefault="008008D4" w:rsidP="008008D4">
      <w:pPr>
        <w:pStyle w:val="Chuthich"/>
        <w:jc w:val="center"/>
      </w:pPr>
      <w:bookmarkStart w:id="187" w:name="_Toc89122701"/>
      <w:r>
        <w:t xml:space="preserve">Hình </w:t>
      </w:r>
      <w:r>
        <w:fldChar w:fldCharType="begin"/>
      </w:r>
      <w:r>
        <w:instrText xml:space="preserve"> SEQ Hình \* ARABIC </w:instrText>
      </w:r>
      <w:r>
        <w:fldChar w:fldCharType="separate"/>
      </w:r>
      <w:r w:rsidR="00F54FFC">
        <w:rPr>
          <w:noProof/>
        </w:rPr>
        <w:t>3</w:t>
      </w:r>
      <w:r>
        <w:fldChar w:fldCharType="end"/>
      </w:r>
      <w:r>
        <w:rPr>
          <w:lang w:val="en-US"/>
        </w:rPr>
        <w:t xml:space="preserve"> Hộp thoại tạo database</w:t>
      </w:r>
      <w:bookmarkEnd w:id="187"/>
    </w:p>
    <w:p w14:paraId="28355987" w14:textId="38560BC5" w:rsidR="008008D4" w:rsidRDefault="008008D4" w:rsidP="009F17AD">
      <w:pPr>
        <w:pStyle w:val="ThnVnban"/>
        <w:spacing w:line="276" w:lineRule="auto"/>
        <w:rPr>
          <w:lang w:val="en-US"/>
        </w:rPr>
      </w:pPr>
      <w:r>
        <w:rPr>
          <w:lang w:val="en-US"/>
        </w:rPr>
        <w:t>Database</w:t>
      </w:r>
      <w:r>
        <w:t xml:space="preserve">: </w:t>
      </w:r>
      <w:r>
        <w:rPr>
          <w:lang w:val="en-US"/>
        </w:rPr>
        <w:t>Nhập tên cơ sở dữ liệu muốn tạo</w:t>
      </w:r>
      <w:r w:rsidR="005B75A4">
        <w:rPr>
          <w:lang w:val="en-US"/>
        </w:rPr>
        <w:t>.</w:t>
      </w:r>
    </w:p>
    <w:p w14:paraId="64492842" w14:textId="07CEFF2A" w:rsidR="005B75A4" w:rsidRDefault="005B75A4" w:rsidP="009F17AD">
      <w:pPr>
        <w:pStyle w:val="ThnVnban"/>
        <w:spacing w:line="276" w:lineRule="auto"/>
        <w:rPr>
          <w:lang w:val="en-US"/>
        </w:rPr>
      </w:pPr>
      <w:r>
        <w:rPr>
          <w:lang w:val="en-US"/>
        </w:rPr>
        <w:t>Owner : chọn postgres.</w:t>
      </w:r>
    </w:p>
    <w:p w14:paraId="2B1F9AC4" w14:textId="71340852" w:rsidR="005B75A4" w:rsidRDefault="005B75A4" w:rsidP="009F17AD">
      <w:pPr>
        <w:pStyle w:val="ThnVnban"/>
        <w:spacing w:line="276" w:lineRule="auto"/>
        <w:rPr>
          <w:lang w:val="en-US"/>
        </w:rPr>
      </w:pPr>
      <w:r>
        <w:rPr>
          <w:lang w:val="en-US"/>
        </w:rPr>
        <w:t>Nhấn save để khởi tạo database.</w:t>
      </w:r>
    </w:p>
    <w:p w14:paraId="743024CD" w14:textId="77777777" w:rsidR="005B75A4" w:rsidRDefault="005B75A4" w:rsidP="001F50E1">
      <w:pPr>
        <w:pStyle w:val="ThnVnban"/>
        <w:rPr>
          <w:lang w:val="en-US"/>
        </w:rPr>
      </w:pPr>
    </w:p>
    <w:p w14:paraId="0C46DCE8" w14:textId="77777777" w:rsidR="005B75A4" w:rsidRDefault="005B75A4" w:rsidP="001F50E1">
      <w:pPr>
        <w:pStyle w:val="ThnVnban"/>
        <w:rPr>
          <w:lang w:val="en-US"/>
        </w:rPr>
      </w:pPr>
    </w:p>
    <w:p w14:paraId="518BDA16" w14:textId="77777777" w:rsidR="005B75A4" w:rsidRDefault="005B75A4" w:rsidP="005B75A4">
      <w:pPr>
        <w:pStyle w:val="ThnVnban"/>
        <w:keepNext/>
        <w:jc w:val="center"/>
      </w:pPr>
      <w:r>
        <w:rPr>
          <w:noProof/>
          <w:lang w:val="en-US"/>
        </w:rPr>
        <w:lastRenderedPageBreak/>
        <w:drawing>
          <wp:inline distT="0" distB="0" distL="0" distR="0" wp14:anchorId="03762CB1" wp14:editId="6DC3FFE1">
            <wp:extent cx="557212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914650"/>
                    </a:xfrm>
                    <a:prstGeom prst="rect">
                      <a:avLst/>
                    </a:prstGeom>
                    <a:noFill/>
                    <a:ln>
                      <a:noFill/>
                    </a:ln>
                  </pic:spPr>
                </pic:pic>
              </a:graphicData>
            </a:graphic>
          </wp:inline>
        </w:drawing>
      </w:r>
    </w:p>
    <w:p w14:paraId="2B9DDA1A" w14:textId="1499E0A7" w:rsidR="005B75A4" w:rsidRDefault="005B75A4" w:rsidP="005B75A4">
      <w:pPr>
        <w:pStyle w:val="Chuthich"/>
        <w:jc w:val="center"/>
        <w:rPr>
          <w:lang w:val="en-US"/>
        </w:rPr>
      </w:pPr>
      <w:bookmarkStart w:id="188" w:name="_Toc89122702"/>
      <w:r>
        <w:t xml:space="preserve">Hình </w:t>
      </w:r>
      <w:r>
        <w:fldChar w:fldCharType="begin"/>
      </w:r>
      <w:r>
        <w:instrText xml:space="preserve"> SEQ Hình \* ARABIC </w:instrText>
      </w:r>
      <w:r>
        <w:fldChar w:fldCharType="separate"/>
      </w:r>
      <w:r w:rsidR="00F54FFC">
        <w:rPr>
          <w:noProof/>
        </w:rPr>
        <w:t>4</w:t>
      </w:r>
      <w:r>
        <w:fldChar w:fldCharType="end"/>
      </w:r>
      <w:r>
        <w:rPr>
          <w:lang w:val="en-US"/>
        </w:rPr>
        <w:t xml:space="preserve"> Tạo thành công cơ sở dữ liệu webgis</w:t>
      </w:r>
      <w:bookmarkEnd w:id="188"/>
    </w:p>
    <w:p w14:paraId="16E2D8C5" w14:textId="22861CB3" w:rsidR="005B75A4" w:rsidRPr="00E32859" w:rsidRDefault="005B75A4" w:rsidP="009F17AD">
      <w:pPr>
        <w:spacing w:line="276" w:lineRule="auto"/>
        <w:rPr>
          <w:sz w:val="28"/>
          <w:szCs w:val="28"/>
          <w:lang w:val="en-US"/>
        </w:rPr>
      </w:pPr>
      <w:r w:rsidRPr="00E32859">
        <w:rPr>
          <w:sz w:val="28"/>
          <w:szCs w:val="28"/>
          <w:lang w:val="en-US"/>
        </w:rPr>
        <w:t xml:space="preserve">Tiếp theo ta cần đưa </w:t>
      </w:r>
      <w:r w:rsidRPr="00E32859">
        <w:rPr>
          <w:sz w:val="28"/>
          <w:szCs w:val="28"/>
        </w:rPr>
        <w:t>shapefile lên Databases</w:t>
      </w:r>
      <w:r w:rsidRPr="00E32859">
        <w:rPr>
          <w:sz w:val="28"/>
          <w:szCs w:val="28"/>
          <w:lang w:val="en-US"/>
        </w:rPr>
        <w:t xml:space="preserve">: Sử dụng PostGIS(đã được cài đặt cùng khi ta cài đặt postgreSQL) </w:t>
      </w:r>
    </w:p>
    <w:p w14:paraId="5AD82BD8" w14:textId="77777777" w:rsidR="005B75A4" w:rsidRDefault="005B75A4" w:rsidP="005B75A4">
      <w:pPr>
        <w:keepNext/>
        <w:jc w:val="center"/>
      </w:pPr>
      <w:r>
        <w:rPr>
          <w:noProof/>
          <w:lang w:val="en-US"/>
        </w:rPr>
        <w:drawing>
          <wp:inline distT="0" distB="0" distL="0" distR="0" wp14:anchorId="6058AE1B" wp14:editId="3BE1A8FE">
            <wp:extent cx="2771511" cy="4253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1417" cy="4269152"/>
                    </a:xfrm>
                    <a:prstGeom prst="rect">
                      <a:avLst/>
                    </a:prstGeom>
                    <a:noFill/>
                    <a:ln>
                      <a:noFill/>
                    </a:ln>
                  </pic:spPr>
                </pic:pic>
              </a:graphicData>
            </a:graphic>
          </wp:inline>
        </w:drawing>
      </w:r>
    </w:p>
    <w:p w14:paraId="0E07D1C0" w14:textId="144C57A5" w:rsidR="005B75A4" w:rsidRDefault="005B75A4" w:rsidP="005B75A4">
      <w:pPr>
        <w:pStyle w:val="Chuthich"/>
        <w:jc w:val="center"/>
      </w:pPr>
      <w:bookmarkStart w:id="189" w:name="_Toc89122703"/>
      <w:r>
        <w:t xml:space="preserve">Hình </w:t>
      </w:r>
      <w:r>
        <w:fldChar w:fldCharType="begin"/>
      </w:r>
      <w:r>
        <w:instrText xml:space="preserve"> SEQ Hình \* ARABIC </w:instrText>
      </w:r>
      <w:r>
        <w:fldChar w:fldCharType="separate"/>
      </w:r>
      <w:r w:rsidR="00F54FFC">
        <w:rPr>
          <w:noProof/>
        </w:rPr>
        <w:t>5</w:t>
      </w:r>
      <w:r>
        <w:fldChar w:fldCharType="end"/>
      </w:r>
      <w:r>
        <w:rPr>
          <w:lang w:val="en-US"/>
        </w:rPr>
        <w:t xml:space="preserve"> </w:t>
      </w:r>
      <w:r w:rsidRPr="001C7DE2">
        <w:t>Hộp thoại đưa shapefile lên Databases</w:t>
      </w:r>
      <w:bookmarkEnd w:id="189"/>
    </w:p>
    <w:p w14:paraId="46421388" w14:textId="1F8E2DBA" w:rsidR="005B75A4" w:rsidRDefault="005B75A4" w:rsidP="00E32859">
      <w:pPr>
        <w:pStyle w:val="ThnVnban"/>
      </w:pPr>
      <w:r>
        <w:t>Chọn view</w:t>
      </w:r>
      <w:r w:rsidR="000A018A">
        <w:t xml:space="preserve"> connection details để cài đặt đường dẫn.</w:t>
      </w:r>
    </w:p>
    <w:p w14:paraId="48655656" w14:textId="77777777" w:rsidR="000A018A" w:rsidRDefault="000A018A" w:rsidP="000A018A">
      <w:pPr>
        <w:keepNext/>
        <w:jc w:val="center"/>
      </w:pPr>
      <w:r>
        <w:rPr>
          <w:noProof/>
          <w:lang w:val="en-US"/>
        </w:rPr>
        <w:lastRenderedPageBreak/>
        <w:drawing>
          <wp:inline distT="0" distB="0" distL="0" distR="0" wp14:anchorId="2DB7A6D1" wp14:editId="2435DD5A">
            <wp:extent cx="2806700" cy="240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6700" cy="2401570"/>
                    </a:xfrm>
                    <a:prstGeom prst="rect">
                      <a:avLst/>
                    </a:prstGeom>
                    <a:noFill/>
                    <a:ln>
                      <a:noFill/>
                    </a:ln>
                  </pic:spPr>
                </pic:pic>
              </a:graphicData>
            </a:graphic>
          </wp:inline>
        </w:drawing>
      </w:r>
    </w:p>
    <w:p w14:paraId="2C7D0AFE" w14:textId="7130F89D" w:rsidR="000A018A" w:rsidRDefault="000A018A" w:rsidP="000A018A">
      <w:pPr>
        <w:pStyle w:val="Chuthich"/>
        <w:jc w:val="center"/>
        <w:rPr>
          <w:lang w:val="en-US"/>
        </w:rPr>
      </w:pPr>
      <w:bookmarkStart w:id="190" w:name="_Toc89122704"/>
      <w:r>
        <w:t xml:space="preserve">Hình </w:t>
      </w:r>
      <w:r>
        <w:fldChar w:fldCharType="begin"/>
      </w:r>
      <w:r>
        <w:instrText xml:space="preserve"> SEQ Hình \* ARABIC </w:instrText>
      </w:r>
      <w:r>
        <w:fldChar w:fldCharType="separate"/>
      </w:r>
      <w:r w:rsidR="00F54FFC">
        <w:rPr>
          <w:noProof/>
        </w:rPr>
        <w:t>6</w:t>
      </w:r>
      <w:r>
        <w:fldChar w:fldCharType="end"/>
      </w:r>
      <w:r>
        <w:rPr>
          <w:lang w:val="en-US"/>
        </w:rPr>
        <w:t xml:space="preserve"> Hộp thoại PostGIS connection để cài đặt đường dẫn</w:t>
      </w:r>
      <w:bookmarkEnd w:id="190"/>
    </w:p>
    <w:p w14:paraId="479004DF" w14:textId="541BAFD0" w:rsidR="000A018A" w:rsidRDefault="000A018A" w:rsidP="00E32859">
      <w:pPr>
        <w:pStyle w:val="ThnVnban"/>
      </w:pPr>
      <w:r>
        <w:t>Trong đó:</w:t>
      </w:r>
    </w:p>
    <w:p w14:paraId="45349A46" w14:textId="2394D45F" w:rsidR="000A018A" w:rsidRDefault="000A018A" w:rsidP="000A018A">
      <w:pPr>
        <w:pStyle w:val="oancuaDanhsach"/>
        <w:numPr>
          <w:ilvl w:val="0"/>
          <w:numId w:val="1"/>
        </w:numPr>
        <w:rPr>
          <w:lang w:val="en-US"/>
        </w:rPr>
      </w:pPr>
      <w:r>
        <w:rPr>
          <w:lang w:val="en-US"/>
        </w:rPr>
        <w:t>Username : nhập tên đăng nhập vào PostgreSQL(mặc định là postgres).</w:t>
      </w:r>
    </w:p>
    <w:p w14:paraId="183A0D5D" w14:textId="4DBEC999" w:rsidR="000A018A" w:rsidRDefault="000A018A" w:rsidP="000A018A">
      <w:pPr>
        <w:pStyle w:val="oancuaDanhsach"/>
        <w:numPr>
          <w:ilvl w:val="0"/>
          <w:numId w:val="1"/>
        </w:numPr>
        <w:rPr>
          <w:lang w:val="en-US"/>
        </w:rPr>
      </w:pPr>
      <w:r>
        <w:rPr>
          <w:lang w:val="en-US"/>
        </w:rPr>
        <w:t>Password : nhập mật khẩu đăng nhập PostgreSQL.</w:t>
      </w:r>
    </w:p>
    <w:p w14:paraId="65BCB74C" w14:textId="47F1B6CA" w:rsidR="000A018A" w:rsidRDefault="000A018A" w:rsidP="000A018A">
      <w:pPr>
        <w:pStyle w:val="oancuaDanhsach"/>
        <w:numPr>
          <w:ilvl w:val="0"/>
          <w:numId w:val="1"/>
        </w:numPr>
        <w:rPr>
          <w:lang w:val="en-US"/>
        </w:rPr>
      </w:pPr>
      <w:r>
        <w:rPr>
          <w:lang w:val="en-US"/>
        </w:rPr>
        <w:t>Database : Nhập tên database cần import shapefile.</w:t>
      </w:r>
    </w:p>
    <w:p w14:paraId="1EFE2E50" w14:textId="592121AC" w:rsidR="000A018A" w:rsidRDefault="000A018A" w:rsidP="000A018A">
      <w:pPr>
        <w:rPr>
          <w:lang w:val="en-US"/>
        </w:rPr>
      </w:pPr>
      <w:r w:rsidRPr="00E32859">
        <w:rPr>
          <w:rStyle w:val="ThnVnbanChar"/>
        </w:rPr>
        <w:t>Xong ta chọn OK để hoàn thành</w:t>
      </w:r>
      <w:r>
        <w:rPr>
          <w:lang w:val="en-US"/>
        </w:rPr>
        <w:t>.</w:t>
      </w:r>
    </w:p>
    <w:p w14:paraId="6715A484" w14:textId="70EB17D9" w:rsidR="000A018A" w:rsidRDefault="000A018A" w:rsidP="009F17AD">
      <w:pPr>
        <w:pStyle w:val="ThnVnban"/>
        <w:spacing w:line="276" w:lineRule="auto"/>
      </w:pPr>
      <w:r>
        <w:t>Trong hộp thoại PostGIS Shapefile import/export Manager chọn add file để chọn dữ liệu cần đưa lên database</w:t>
      </w:r>
      <w:r w:rsidR="00DA1C79">
        <w:t>.</w:t>
      </w:r>
    </w:p>
    <w:p w14:paraId="05FECE21" w14:textId="4531E367" w:rsidR="00DA1C79" w:rsidRDefault="00DA1C79" w:rsidP="009F17AD">
      <w:pPr>
        <w:pStyle w:val="ThnVnban"/>
        <w:spacing w:line="276" w:lineRule="auto"/>
      </w:pPr>
      <w:r>
        <w:t>Sau khi chọn shapefile xong,ta nhấn import,</w:t>
      </w:r>
      <w:r w:rsidRPr="00DA1C79">
        <w:t xml:space="preserve"> </w:t>
      </w:r>
      <w:r>
        <w:t>tạo thành công cơ sở dữ liệu trong Databases.</w:t>
      </w:r>
    </w:p>
    <w:p w14:paraId="25EDBFA9" w14:textId="77777777" w:rsidR="00B761F9" w:rsidRDefault="00B761F9" w:rsidP="00E32859">
      <w:pPr>
        <w:pStyle w:val="ThnVnban"/>
      </w:pPr>
    </w:p>
    <w:p w14:paraId="09C747BD" w14:textId="77777777" w:rsidR="00BB3504" w:rsidRDefault="00BB3504" w:rsidP="000A018A"/>
    <w:p w14:paraId="6C7C6766" w14:textId="77777777" w:rsidR="007B5691" w:rsidRDefault="00BB3504" w:rsidP="007B5691">
      <w:pPr>
        <w:keepNext/>
        <w:jc w:val="center"/>
      </w:pPr>
      <w:r>
        <w:rPr>
          <w:noProof/>
        </w:rPr>
        <w:lastRenderedPageBreak/>
        <w:drawing>
          <wp:inline distT="0" distB="0" distL="0" distR="0" wp14:anchorId="061C5154" wp14:editId="08C1FD35">
            <wp:extent cx="5577840" cy="29260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p>
    <w:p w14:paraId="35EA8654" w14:textId="4F80546B" w:rsidR="00BB3504" w:rsidRDefault="007B5691" w:rsidP="007B5691">
      <w:pPr>
        <w:pStyle w:val="Chuthich"/>
        <w:jc w:val="center"/>
        <w:rPr>
          <w:lang w:val="en-US"/>
        </w:rPr>
      </w:pPr>
      <w:bookmarkStart w:id="191" w:name="_Toc89122705"/>
      <w:r>
        <w:t xml:space="preserve">Hình </w:t>
      </w:r>
      <w:r>
        <w:fldChar w:fldCharType="begin"/>
      </w:r>
      <w:r>
        <w:instrText xml:space="preserve"> SEQ Hình \* ARABIC </w:instrText>
      </w:r>
      <w:r>
        <w:fldChar w:fldCharType="separate"/>
      </w:r>
      <w:r w:rsidR="00F54FFC">
        <w:rPr>
          <w:noProof/>
        </w:rPr>
        <w:t>7</w:t>
      </w:r>
      <w:r>
        <w:fldChar w:fldCharType="end"/>
      </w:r>
      <w:r w:rsidRPr="00DA0758">
        <w:t xml:space="preserve"> Cơ sở dữ liệu trong Databases</w:t>
      </w:r>
      <w:r>
        <w:rPr>
          <w:lang w:val="en-US"/>
        </w:rPr>
        <w:t xml:space="preserve"> webgis</w:t>
      </w:r>
      <w:bookmarkEnd w:id="191"/>
    </w:p>
    <w:p w14:paraId="3DC0C46E" w14:textId="27D47FE3" w:rsidR="007B5691" w:rsidRDefault="007B5691" w:rsidP="009F17AD">
      <w:pPr>
        <w:pStyle w:val="ThnVnban"/>
        <w:spacing w:line="276" w:lineRule="auto"/>
      </w:pPr>
      <w:r>
        <w:sym w:font="Symbol" w:char="F0B7"/>
      </w:r>
      <w:r>
        <w:t xml:space="preserve"> Đưa CSDL trong postgreSQL lên GeoServer và tạo kiểu hiển thị (style) cho các lớp dữ liệu.</w:t>
      </w:r>
    </w:p>
    <w:p w14:paraId="1E3AEBA7" w14:textId="519CD02E" w:rsidR="00E32859" w:rsidRPr="00E32859" w:rsidRDefault="00E32859" w:rsidP="009F17AD">
      <w:pPr>
        <w:pStyle w:val="ThnVnban"/>
        <w:spacing w:line="276" w:lineRule="auto"/>
        <w:rPr>
          <w:lang w:val="en-US"/>
        </w:rPr>
      </w:pPr>
      <w:r w:rsidRPr="00E32859">
        <w:t xml:space="preserve">Tạo không gian lưu trữ dữ liệu lấy từ Databases tphcm trong PostgreSQL: trong mục Data trên giao diện của GeoServer chọn Workspaces chọn Add new workspaces </w:t>
      </w:r>
      <w:r>
        <w:rPr>
          <w:lang w:val="en-US"/>
        </w:rPr>
        <w:t>.</w:t>
      </w:r>
    </w:p>
    <w:p w14:paraId="69680062" w14:textId="77777777" w:rsidR="00E32859" w:rsidRDefault="00E32859" w:rsidP="00E32859">
      <w:pPr>
        <w:pStyle w:val="ThnVnban"/>
        <w:keepNext/>
      </w:pPr>
      <w:r>
        <w:rPr>
          <w:noProof/>
        </w:rPr>
        <w:drawing>
          <wp:inline distT="0" distB="0" distL="0" distR="0" wp14:anchorId="18B4D7A9" wp14:editId="424C57FB">
            <wp:extent cx="4749165" cy="3098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9165" cy="3098165"/>
                    </a:xfrm>
                    <a:prstGeom prst="rect">
                      <a:avLst/>
                    </a:prstGeom>
                    <a:noFill/>
                    <a:ln>
                      <a:noFill/>
                    </a:ln>
                  </pic:spPr>
                </pic:pic>
              </a:graphicData>
            </a:graphic>
          </wp:inline>
        </w:drawing>
      </w:r>
    </w:p>
    <w:p w14:paraId="656F5250" w14:textId="3ADE3851" w:rsidR="00E32859" w:rsidRDefault="00E32859" w:rsidP="00E32859">
      <w:pPr>
        <w:pStyle w:val="Chuthich"/>
        <w:jc w:val="center"/>
        <w:rPr>
          <w:lang w:val="en-US"/>
        </w:rPr>
      </w:pPr>
      <w:bookmarkStart w:id="192" w:name="_Toc89122706"/>
      <w:r>
        <w:t xml:space="preserve">Hình </w:t>
      </w:r>
      <w:r>
        <w:fldChar w:fldCharType="begin"/>
      </w:r>
      <w:r>
        <w:instrText xml:space="preserve"> SEQ Hình \* ARABIC </w:instrText>
      </w:r>
      <w:r>
        <w:fldChar w:fldCharType="separate"/>
      </w:r>
      <w:r w:rsidR="00F54FFC">
        <w:rPr>
          <w:noProof/>
        </w:rPr>
        <w:t>8</w:t>
      </w:r>
      <w:r>
        <w:fldChar w:fldCharType="end"/>
      </w:r>
      <w:r>
        <w:rPr>
          <w:lang w:val="en-US"/>
        </w:rPr>
        <w:t xml:space="preserve"> Hướng dẫn mở hộp thoại new workspace</w:t>
      </w:r>
      <w:bookmarkEnd w:id="192"/>
    </w:p>
    <w:p w14:paraId="7AECEDEE" w14:textId="41577FE1" w:rsidR="00E32859" w:rsidRDefault="00E32859" w:rsidP="00E32859">
      <w:pPr>
        <w:rPr>
          <w:lang w:val="en-US"/>
        </w:rPr>
      </w:pPr>
      <w:r>
        <w:rPr>
          <w:lang w:val="en-US"/>
        </w:rPr>
        <w:t>Sau đó xuất hiện hộp thoại:</w:t>
      </w:r>
    </w:p>
    <w:p w14:paraId="60C760E5" w14:textId="77777777" w:rsidR="00E32859" w:rsidRDefault="00E32859" w:rsidP="00E32859">
      <w:pPr>
        <w:keepNext/>
        <w:jc w:val="center"/>
      </w:pPr>
      <w:r>
        <w:rPr>
          <w:noProof/>
          <w:lang w:val="en-US"/>
        </w:rPr>
        <w:lastRenderedPageBreak/>
        <w:drawing>
          <wp:inline distT="0" distB="0" distL="0" distR="0" wp14:anchorId="5F7694AC" wp14:editId="129FB69B">
            <wp:extent cx="4749165" cy="2675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9165" cy="2675255"/>
                    </a:xfrm>
                    <a:prstGeom prst="rect">
                      <a:avLst/>
                    </a:prstGeom>
                    <a:noFill/>
                    <a:ln>
                      <a:noFill/>
                    </a:ln>
                  </pic:spPr>
                </pic:pic>
              </a:graphicData>
            </a:graphic>
          </wp:inline>
        </w:drawing>
      </w:r>
    </w:p>
    <w:p w14:paraId="54D1B8C6" w14:textId="496269CE" w:rsidR="00E32859" w:rsidRDefault="00E32859" w:rsidP="00E32859">
      <w:pPr>
        <w:pStyle w:val="Chuthich"/>
        <w:jc w:val="center"/>
        <w:rPr>
          <w:lang w:val="en-US"/>
        </w:rPr>
      </w:pPr>
      <w:bookmarkStart w:id="193" w:name="_Toc89122707"/>
      <w:r>
        <w:t xml:space="preserve">Hình </w:t>
      </w:r>
      <w:r>
        <w:fldChar w:fldCharType="begin"/>
      </w:r>
      <w:r>
        <w:instrText xml:space="preserve"> SEQ Hình \* ARABIC </w:instrText>
      </w:r>
      <w:r>
        <w:fldChar w:fldCharType="separate"/>
      </w:r>
      <w:r w:rsidR="00F54FFC">
        <w:rPr>
          <w:noProof/>
        </w:rPr>
        <w:t>9</w:t>
      </w:r>
      <w:r>
        <w:fldChar w:fldCharType="end"/>
      </w:r>
      <w:r>
        <w:rPr>
          <w:lang w:val="en-US"/>
        </w:rPr>
        <w:t xml:space="preserve"> </w:t>
      </w:r>
      <w:r w:rsidRPr="00764BBA">
        <w:rPr>
          <w:lang w:val="en-US"/>
        </w:rPr>
        <w:t>Hộp thoại tạo Workspace</w:t>
      </w:r>
      <w:bookmarkEnd w:id="193"/>
    </w:p>
    <w:p w14:paraId="084BE954" w14:textId="4F4C7B82" w:rsidR="00E32859" w:rsidRDefault="00E32859" w:rsidP="009F17AD">
      <w:pPr>
        <w:pStyle w:val="ThnVnban"/>
        <w:spacing w:line="276" w:lineRule="auto"/>
        <w:rPr>
          <w:shd w:val="clear" w:color="auto" w:fill="FFFFFF"/>
          <w:lang w:val="en-US"/>
        </w:rPr>
      </w:pPr>
      <w:r>
        <w:rPr>
          <w:shd w:val="clear" w:color="auto" w:fill="FFFFFF"/>
        </w:rPr>
        <w:t xml:space="preserve">Điền </w:t>
      </w:r>
      <w:r>
        <w:rPr>
          <w:shd w:val="clear" w:color="auto" w:fill="FFFFFF"/>
          <w:lang w:val="en-US"/>
        </w:rPr>
        <w:t>name</w:t>
      </w:r>
      <w:r>
        <w:rPr>
          <w:shd w:val="clear" w:color="auto" w:fill="FFFFFF"/>
        </w:rPr>
        <w:t xml:space="preserve"> và Namespace URI vào ô nhập rồi ấn </w:t>
      </w:r>
      <w:r>
        <w:rPr>
          <w:shd w:val="clear" w:color="auto" w:fill="FFFFFF"/>
          <w:lang w:val="en-US"/>
        </w:rPr>
        <w:t>save để hoàn thành.</w:t>
      </w:r>
    </w:p>
    <w:p w14:paraId="48734E78" w14:textId="77777777" w:rsidR="00E32859" w:rsidRDefault="00E32859" w:rsidP="009F17AD">
      <w:pPr>
        <w:pStyle w:val="ThnVnban"/>
        <w:spacing w:line="276" w:lineRule="auto"/>
        <w:rPr>
          <w:rFonts w:ascii="Arial" w:hAnsi="Arial" w:cs="Arial"/>
          <w:color w:val="444444"/>
          <w:sz w:val="30"/>
          <w:szCs w:val="30"/>
          <w:shd w:val="clear" w:color="auto" w:fill="FFFFFF"/>
        </w:rPr>
      </w:pPr>
      <w:r w:rsidRPr="00E32859">
        <w:t>Tiếp đến tạo 1 Stores để trỏ đến data của chúng ta.</w:t>
      </w:r>
      <w:r w:rsidRPr="00E32859">
        <w:rPr>
          <w:rFonts w:ascii="Arial" w:hAnsi="Arial" w:cs="Arial"/>
          <w:color w:val="444444"/>
          <w:sz w:val="30"/>
          <w:szCs w:val="30"/>
          <w:shd w:val="clear" w:color="auto" w:fill="FFFFFF"/>
        </w:rPr>
        <w:t xml:space="preserve"> </w:t>
      </w:r>
    </w:p>
    <w:p w14:paraId="442B03D7" w14:textId="57AE4ECD" w:rsidR="00E32859" w:rsidRDefault="00E32859" w:rsidP="009F17AD">
      <w:pPr>
        <w:pStyle w:val="ThnVnban"/>
        <w:spacing w:line="276" w:lineRule="auto"/>
      </w:pPr>
      <w:r w:rsidRPr="00E32859">
        <w:t>Chọn Store cột bên trái, chọn Add new store. Ở đây thì Geoserver hỗ trợ chúng ta khá nhiều loại data, chúng ta làm việc với PostGIS nên sẽ chọn vào PostGIS</w:t>
      </w:r>
    </w:p>
    <w:p w14:paraId="5511F799" w14:textId="77777777" w:rsidR="00E32859" w:rsidRDefault="00E32859" w:rsidP="00E32859">
      <w:pPr>
        <w:pStyle w:val="ThnVnban"/>
      </w:pPr>
    </w:p>
    <w:p w14:paraId="4A1CD7C6" w14:textId="77777777" w:rsidR="00E32859" w:rsidRDefault="00E32859" w:rsidP="00E32859">
      <w:pPr>
        <w:pStyle w:val="ThnVnban"/>
        <w:keepNext/>
        <w:jc w:val="center"/>
      </w:pPr>
      <w:r>
        <w:rPr>
          <w:noProof/>
        </w:rPr>
        <w:drawing>
          <wp:inline distT="0" distB="0" distL="0" distR="0" wp14:anchorId="7FAE8A95" wp14:editId="6B6273AF">
            <wp:extent cx="5581650" cy="2907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2907030"/>
                    </a:xfrm>
                    <a:prstGeom prst="rect">
                      <a:avLst/>
                    </a:prstGeom>
                    <a:noFill/>
                    <a:ln>
                      <a:noFill/>
                    </a:ln>
                  </pic:spPr>
                </pic:pic>
              </a:graphicData>
            </a:graphic>
          </wp:inline>
        </w:drawing>
      </w:r>
    </w:p>
    <w:p w14:paraId="3C388814" w14:textId="2E73E91F" w:rsidR="00E32859" w:rsidRDefault="00E32859" w:rsidP="00E32859">
      <w:pPr>
        <w:pStyle w:val="Chuthich"/>
        <w:jc w:val="center"/>
        <w:rPr>
          <w:lang w:val="en-US"/>
        </w:rPr>
      </w:pPr>
      <w:bookmarkStart w:id="194" w:name="_Toc89122708"/>
      <w:r>
        <w:t xml:space="preserve">Hình </w:t>
      </w:r>
      <w:r>
        <w:fldChar w:fldCharType="begin"/>
      </w:r>
      <w:r>
        <w:instrText xml:space="preserve"> SEQ Hình \* ARABIC </w:instrText>
      </w:r>
      <w:r>
        <w:fldChar w:fldCharType="separate"/>
      </w:r>
      <w:r w:rsidR="00F54FFC">
        <w:rPr>
          <w:noProof/>
        </w:rPr>
        <w:t>10</w:t>
      </w:r>
      <w:r>
        <w:fldChar w:fldCharType="end"/>
      </w:r>
      <w:r>
        <w:rPr>
          <w:lang w:val="en-US"/>
        </w:rPr>
        <w:t xml:space="preserve"> </w:t>
      </w:r>
      <w:r w:rsidRPr="00EE740C">
        <w:rPr>
          <w:lang w:val="en-US"/>
        </w:rPr>
        <w:t>Hộp thoại tạo Store</w:t>
      </w:r>
      <w:bookmarkEnd w:id="194"/>
    </w:p>
    <w:p w14:paraId="1D336562" w14:textId="5E0AFA06" w:rsidR="00E32859" w:rsidRDefault="00E32859" w:rsidP="00E32859">
      <w:pPr>
        <w:pStyle w:val="ThnVnban"/>
      </w:pPr>
      <w:r>
        <w:t>Chọn PostGIS – PostGIS Database xuất hiện hộp thoại:</w:t>
      </w:r>
    </w:p>
    <w:p w14:paraId="77CBBAA7" w14:textId="77777777" w:rsidR="00977B42" w:rsidRDefault="00977B42" w:rsidP="00977B42">
      <w:pPr>
        <w:pStyle w:val="ThnVnban"/>
        <w:keepNext/>
        <w:jc w:val="center"/>
      </w:pPr>
      <w:r>
        <w:rPr>
          <w:noProof/>
        </w:rPr>
        <w:lastRenderedPageBreak/>
        <w:drawing>
          <wp:inline distT="0" distB="0" distL="0" distR="0" wp14:anchorId="483890D4" wp14:editId="3AD252E0">
            <wp:extent cx="5568315"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8315" cy="3371215"/>
                    </a:xfrm>
                    <a:prstGeom prst="rect">
                      <a:avLst/>
                    </a:prstGeom>
                    <a:noFill/>
                    <a:ln>
                      <a:noFill/>
                    </a:ln>
                  </pic:spPr>
                </pic:pic>
              </a:graphicData>
            </a:graphic>
          </wp:inline>
        </w:drawing>
      </w:r>
    </w:p>
    <w:p w14:paraId="66269803" w14:textId="3FBD2C34" w:rsidR="00977B42" w:rsidRDefault="00977B42" w:rsidP="00977B42">
      <w:pPr>
        <w:pStyle w:val="Chuthich"/>
        <w:jc w:val="center"/>
      </w:pPr>
      <w:bookmarkStart w:id="195" w:name="_Toc89122709"/>
      <w:r>
        <w:t xml:space="preserve">Hình </w:t>
      </w:r>
      <w:r>
        <w:fldChar w:fldCharType="begin"/>
      </w:r>
      <w:r>
        <w:instrText xml:space="preserve"> SEQ Hình \* ARABIC </w:instrText>
      </w:r>
      <w:r>
        <w:fldChar w:fldCharType="separate"/>
      </w:r>
      <w:r w:rsidR="00F54FFC">
        <w:rPr>
          <w:noProof/>
        </w:rPr>
        <w:t>11</w:t>
      </w:r>
      <w:r>
        <w:fldChar w:fldCharType="end"/>
      </w:r>
      <w:r w:rsidRPr="003E50D3">
        <w:t xml:space="preserve"> Hộp thoại thông tin về kho dữ liệu</w:t>
      </w:r>
      <w:bookmarkEnd w:id="195"/>
    </w:p>
    <w:p w14:paraId="3C5ECAF6" w14:textId="2CE75E50" w:rsidR="00977B42" w:rsidRDefault="00977B42" w:rsidP="009F17AD">
      <w:pPr>
        <w:pStyle w:val="ThnVnban"/>
        <w:spacing w:line="276" w:lineRule="auto"/>
        <w:rPr>
          <w:shd w:val="clear" w:color="auto" w:fill="FFFFFF"/>
          <w:lang w:val="en-US"/>
        </w:rPr>
      </w:pPr>
      <w:r>
        <w:rPr>
          <w:shd w:val="clear" w:color="auto" w:fill="FFFFFF"/>
        </w:rPr>
        <w:t>Chúng ta nhập các thông số cho store của chúng ta, sau khi nhập thành công Geoserver sẽ tự động load các layer và đưa chúng ta sang trang layer, chúng ta có thể chọn public để public luôn layer cần thiết</w:t>
      </w:r>
      <w:r w:rsidR="00470D58">
        <w:rPr>
          <w:shd w:val="clear" w:color="auto" w:fill="FFFFFF"/>
          <w:lang w:val="en-US"/>
        </w:rPr>
        <w:t>.</w:t>
      </w:r>
    </w:p>
    <w:p w14:paraId="4319F2A3" w14:textId="77777777" w:rsidR="00470D58" w:rsidRPr="00470D58" w:rsidRDefault="00470D58" w:rsidP="00470D58">
      <w:pPr>
        <w:pStyle w:val="ThnVnban"/>
        <w:rPr>
          <w:lang w:val="en-US"/>
        </w:rPr>
      </w:pPr>
    </w:p>
    <w:p w14:paraId="73D18D8D" w14:textId="77777777" w:rsidR="00F54FFC" w:rsidRDefault="00F54FFC" w:rsidP="00F54FFC">
      <w:pPr>
        <w:pStyle w:val="ThnVnban"/>
        <w:keepNext/>
        <w:jc w:val="center"/>
      </w:pPr>
      <w:r>
        <w:rPr>
          <w:noProof/>
          <w:lang w:val="en-US"/>
        </w:rPr>
        <w:drawing>
          <wp:inline distT="0" distB="0" distL="0" distR="0" wp14:anchorId="1ED06A5A" wp14:editId="6A9B5004">
            <wp:extent cx="5581650" cy="3261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3261995"/>
                    </a:xfrm>
                    <a:prstGeom prst="rect">
                      <a:avLst/>
                    </a:prstGeom>
                    <a:noFill/>
                    <a:ln>
                      <a:noFill/>
                    </a:ln>
                  </pic:spPr>
                </pic:pic>
              </a:graphicData>
            </a:graphic>
          </wp:inline>
        </w:drawing>
      </w:r>
    </w:p>
    <w:p w14:paraId="68FA23B5" w14:textId="439F4285" w:rsidR="00E32859" w:rsidRDefault="00F54FFC" w:rsidP="00F54FFC">
      <w:pPr>
        <w:pStyle w:val="Chuthich"/>
        <w:jc w:val="center"/>
        <w:rPr>
          <w:lang w:val="en-US"/>
        </w:rPr>
      </w:pPr>
      <w:bookmarkStart w:id="196" w:name="_Toc89122710"/>
      <w:r>
        <w:t xml:space="preserve">Hình </w:t>
      </w:r>
      <w:r>
        <w:fldChar w:fldCharType="begin"/>
      </w:r>
      <w:r>
        <w:instrText xml:space="preserve"> SEQ Hình \* ARABIC </w:instrText>
      </w:r>
      <w:r>
        <w:fldChar w:fldCharType="separate"/>
      </w:r>
      <w:r>
        <w:rPr>
          <w:noProof/>
        </w:rPr>
        <w:t>12</w:t>
      </w:r>
      <w:r>
        <w:fldChar w:fldCharType="end"/>
      </w:r>
      <w:r>
        <w:rPr>
          <w:lang w:val="en-US"/>
        </w:rPr>
        <w:t xml:space="preserve"> </w:t>
      </w:r>
      <w:r w:rsidRPr="00C27C53">
        <w:rPr>
          <w:lang w:val="en-US"/>
        </w:rPr>
        <w:t>Hộp thoai tạo các lớp dữ liệu</w:t>
      </w:r>
      <w:bookmarkEnd w:id="196"/>
    </w:p>
    <w:p w14:paraId="40A74784" w14:textId="0A4C7CC9" w:rsidR="00E32859" w:rsidRDefault="00B05137" w:rsidP="00B05137">
      <w:pPr>
        <w:pStyle w:val="ThnVnban"/>
      </w:pPr>
      <w:r>
        <w:t>Chọn Publish xuất hiện:</w:t>
      </w:r>
    </w:p>
    <w:p w14:paraId="6341CD38" w14:textId="77777777" w:rsidR="00D47003" w:rsidRDefault="00AB563B" w:rsidP="00D47003">
      <w:pPr>
        <w:pStyle w:val="ThnVnban"/>
        <w:keepNext/>
      </w:pPr>
      <w:ins w:id="197" w:author="NGUYEN DUC TAM" w:date="2021-11-29T23:56:00Z">
        <w:r>
          <w:rPr>
            <w:noProof/>
            <w:lang w:val="en-US"/>
          </w:rPr>
          <w:lastRenderedPageBreak/>
          <w:drawing>
            <wp:inline distT="0" distB="0" distL="0" distR="0" wp14:anchorId="51D4C3FF" wp14:editId="008B7B40">
              <wp:extent cx="558165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5486400"/>
                      </a:xfrm>
                      <a:prstGeom prst="rect">
                        <a:avLst/>
                      </a:prstGeom>
                      <a:noFill/>
                      <a:ln>
                        <a:noFill/>
                      </a:ln>
                    </pic:spPr>
                  </pic:pic>
                </a:graphicData>
              </a:graphic>
            </wp:inline>
          </w:drawing>
        </w:r>
      </w:ins>
    </w:p>
    <w:p w14:paraId="58A90772" w14:textId="7AE758C3" w:rsidR="00D47003" w:rsidRDefault="00D47003" w:rsidP="00D47003">
      <w:pPr>
        <w:pStyle w:val="Chuthich"/>
        <w:jc w:val="center"/>
      </w:pPr>
      <w:r>
        <w:t xml:space="preserve">hình </w:t>
      </w:r>
      <w:r>
        <w:fldChar w:fldCharType="begin"/>
      </w:r>
      <w:r>
        <w:instrText xml:space="preserve"> SEQ hình \* ARABIC </w:instrText>
      </w:r>
      <w:r>
        <w:fldChar w:fldCharType="separate"/>
      </w:r>
      <w:r>
        <w:rPr>
          <w:noProof/>
        </w:rPr>
        <w:t>1</w:t>
      </w:r>
      <w:r>
        <w:fldChar w:fldCharType="end"/>
      </w:r>
      <w:r>
        <w:rPr>
          <w:lang w:val="en-US"/>
        </w:rPr>
        <w:t xml:space="preserve">3 </w:t>
      </w:r>
      <w:r>
        <w:t>Hộp thoại chọn hệ tọa độ trong GeoServer</w:t>
      </w:r>
    </w:p>
    <w:p w14:paraId="230CD578" w14:textId="3E66335C" w:rsidR="00D47003" w:rsidRDefault="00D47003" w:rsidP="00D47003">
      <w:pPr>
        <w:pStyle w:val="ThnVnban"/>
        <w:keepNext/>
      </w:pPr>
    </w:p>
    <w:p w14:paraId="71CD374C" w14:textId="77777777" w:rsidR="00D47003" w:rsidRDefault="00D47003" w:rsidP="00D47003">
      <w:pPr>
        <w:pStyle w:val="ThnVnban"/>
        <w:keepNext/>
        <w:rPr>
          <w:ins w:id="198" w:author="NGUYEN DUC TAM" w:date="2021-11-30T00:02:00Z"/>
        </w:rPr>
      </w:pPr>
    </w:p>
    <w:p w14:paraId="22FCE789" w14:textId="2D402B8E" w:rsidR="00B05137" w:rsidRPr="00BF7C43" w:rsidDel="005C541F" w:rsidRDefault="00B05137">
      <w:pPr>
        <w:pStyle w:val="ThnVnban"/>
        <w:rPr>
          <w:del w:id="199" w:author="NGUYEN DUC TAM" w:date="2021-11-30T00:04:00Z"/>
          <w:rPrChange w:id="200" w:author="NGUYEN DUC TAM" w:date="2021-11-30T00:06:00Z">
            <w:rPr>
              <w:del w:id="201" w:author="NGUYEN DUC TAM" w:date="2021-11-30T00:04:00Z"/>
              <w:lang w:val="en-US"/>
            </w:rPr>
          </w:rPrChange>
        </w:rPr>
      </w:pPr>
    </w:p>
    <w:p w14:paraId="59E74449" w14:textId="77777777" w:rsidR="004162F4" w:rsidRDefault="004162F4" w:rsidP="009F17AD">
      <w:pPr>
        <w:pStyle w:val="ThnVnban"/>
        <w:spacing w:line="276" w:lineRule="auto"/>
      </w:pPr>
      <w:r>
        <w:t>Trong phần này ta sẽ phải định nghĩa các thông số cho layer như tên tuổi…  Trong đó có phần định nghĩa hệ tọa độ, chọn Find tìm hệ tọa độ trùng với hệ tọa độ của shapefile và trùng với số SRID trong postgreSQL.</w:t>
      </w:r>
    </w:p>
    <w:p w14:paraId="183385DB" w14:textId="77777777" w:rsidR="004162F4" w:rsidRDefault="004162F4" w:rsidP="009F17AD">
      <w:pPr>
        <w:pStyle w:val="ThnVnban"/>
        <w:spacing w:line="276" w:lineRule="auto"/>
      </w:pPr>
      <w:r>
        <w:t>Nhấp chuột trái vào Compute from data và Compute from native bounds để xác định khung giới hạn khu vực bản đồ cần nghiên cứu. Chọn Save để lưu lại lớp dữ liệu (layers).</w:t>
      </w:r>
    </w:p>
    <w:p w14:paraId="4989E7AC" w14:textId="77777777" w:rsidR="004162F4" w:rsidRDefault="004162F4" w:rsidP="009F17AD">
      <w:pPr>
        <w:pStyle w:val="ThnVnban"/>
        <w:spacing w:line="276" w:lineRule="auto"/>
      </w:pPr>
      <w:r>
        <w:t>• Tạo kiểu hiển thị (style) cho các lớp dữ liệu (layers)</w:t>
      </w:r>
    </w:p>
    <w:p w14:paraId="33974429" w14:textId="00B20C2E" w:rsidR="004A3B1D" w:rsidRDefault="004A3B1D" w:rsidP="009F17AD">
      <w:pPr>
        <w:pStyle w:val="ThnVnban"/>
        <w:spacing w:line="276" w:lineRule="auto"/>
        <w:rPr>
          <w:lang w:val="en-US"/>
        </w:rPr>
      </w:pPr>
      <w:r>
        <w:rPr>
          <w:lang w:val="en-US"/>
        </w:rPr>
        <w:t>Chọn Style ,chọn add a new style sẽ xuất hiện hộp thoại new style:</w:t>
      </w:r>
    </w:p>
    <w:p w14:paraId="3292ED87" w14:textId="77777777" w:rsidR="004A3B1D" w:rsidRDefault="004A3B1D" w:rsidP="004A3B1D">
      <w:pPr>
        <w:pStyle w:val="ThnVnban"/>
        <w:keepNext/>
        <w:jc w:val="center"/>
      </w:pPr>
      <w:r>
        <w:rPr>
          <w:noProof/>
          <w:lang w:val="en-US"/>
        </w:rPr>
        <w:lastRenderedPageBreak/>
        <w:drawing>
          <wp:inline distT="0" distB="0" distL="0" distR="0" wp14:anchorId="67E3BE56" wp14:editId="30AB8F81">
            <wp:extent cx="558165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14:paraId="2569AC9F" w14:textId="548C0D7F" w:rsidR="004A3B1D" w:rsidRDefault="004A3B1D" w:rsidP="004A3B1D">
      <w:pPr>
        <w:pStyle w:val="Chuthich"/>
        <w:jc w:val="center"/>
        <w:rPr>
          <w:lang w:val="en-US"/>
        </w:rPr>
      </w:pPr>
      <w:r>
        <w:t xml:space="preserve">Hình  </w:t>
      </w:r>
      <w:r>
        <w:fldChar w:fldCharType="begin"/>
      </w:r>
      <w:r>
        <w:instrText xml:space="preserve"> SEQ Hình_ \* ARABIC </w:instrText>
      </w:r>
      <w:r>
        <w:fldChar w:fldCharType="separate"/>
      </w:r>
      <w:r w:rsidR="0098635B">
        <w:rPr>
          <w:noProof/>
        </w:rPr>
        <w:t>1</w:t>
      </w:r>
      <w:r>
        <w:fldChar w:fldCharType="end"/>
      </w:r>
      <w:r>
        <w:rPr>
          <w:lang w:val="en-US"/>
        </w:rPr>
        <w:t>4 Hộp thoại new style</w:t>
      </w:r>
    </w:p>
    <w:p w14:paraId="3EB4D917" w14:textId="33F36E41" w:rsidR="004A3B1D" w:rsidRDefault="004A3B1D" w:rsidP="009F17AD">
      <w:pPr>
        <w:pStyle w:val="ThnVnban"/>
        <w:spacing w:line="276" w:lineRule="auto"/>
        <w:rPr>
          <w:lang w:val="en-US"/>
        </w:rPr>
      </w:pPr>
      <w:r>
        <w:rPr>
          <w:lang w:val="en-US"/>
        </w:rPr>
        <w:t xml:space="preserve">Trong phần </w:t>
      </w:r>
      <w:r>
        <w:rPr>
          <w:shd w:val="clear" w:color="auto" w:fill="FFFFFF"/>
        </w:rPr>
        <w:t>Copy from existing style</w:t>
      </w:r>
      <w:r>
        <w:rPr>
          <w:shd w:val="clear" w:color="auto" w:fill="FFFFFF"/>
          <w:lang w:val="en-US"/>
        </w:rPr>
        <w:t xml:space="preserve"> có thể chọn style có sẵn hoặc ta có thể tự </w:t>
      </w:r>
      <w:r w:rsidRPr="004A3B1D">
        <w:t>tạo theo ý thích bằng cách chọn Upload a style file</w:t>
      </w:r>
      <w:r>
        <w:rPr>
          <w:lang w:val="en-US"/>
        </w:rPr>
        <w:t>.</w:t>
      </w:r>
    </w:p>
    <w:p w14:paraId="1CD9873C" w14:textId="7A4ADD92" w:rsidR="004A3B1D" w:rsidRDefault="004A3B1D" w:rsidP="009F17AD">
      <w:pPr>
        <w:pStyle w:val="ThnVnban"/>
        <w:spacing w:line="276" w:lineRule="auto"/>
      </w:pPr>
      <w:r>
        <w:t>Vào Layer Preview để kiểm tra lớp dữ liệu (layer) đã có kiểu hiển thị (style).</w:t>
      </w:r>
    </w:p>
    <w:p w14:paraId="2523242D" w14:textId="77777777" w:rsidR="004A3B1D" w:rsidRDefault="004A3B1D" w:rsidP="004A3B1D">
      <w:pPr>
        <w:pStyle w:val="ThnVnban"/>
      </w:pPr>
    </w:p>
    <w:p w14:paraId="22A56CF3" w14:textId="0BC39F97" w:rsidR="004A3B1D" w:rsidRDefault="004A3B1D" w:rsidP="004A3B1D">
      <w:pPr>
        <w:pStyle w:val="ThnVnban"/>
        <w:keepNext/>
        <w:jc w:val="center"/>
      </w:pPr>
      <w:r>
        <w:rPr>
          <w:noProof/>
          <w:lang w:val="en-US"/>
        </w:rPr>
        <w:lastRenderedPageBreak/>
        <w:drawing>
          <wp:inline distT="0" distB="0" distL="0" distR="0" wp14:anchorId="7AD8FCDD" wp14:editId="69BB1728">
            <wp:extent cx="5257800" cy="523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5238750"/>
                    </a:xfrm>
                    <a:prstGeom prst="rect">
                      <a:avLst/>
                    </a:prstGeom>
                    <a:noFill/>
                    <a:ln>
                      <a:noFill/>
                    </a:ln>
                  </pic:spPr>
                </pic:pic>
              </a:graphicData>
            </a:graphic>
          </wp:inline>
        </w:drawing>
      </w:r>
    </w:p>
    <w:p w14:paraId="2B9ACEA4" w14:textId="3627D907" w:rsidR="004A3B1D" w:rsidRDefault="004A3B1D" w:rsidP="004A3B1D">
      <w:pPr>
        <w:pStyle w:val="Chuthich"/>
        <w:jc w:val="center"/>
        <w:rPr>
          <w:lang w:val="en-US"/>
        </w:rPr>
      </w:pPr>
      <w:r>
        <w:t xml:space="preserve">Hình  </w:t>
      </w:r>
      <w:r>
        <w:fldChar w:fldCharType="begin"/>
      </w:r>
      <w:r>
        <w:instrText xml:space="preserve"> SEQ Hình_ \* ARABIC </w:instrText>
      </w:r>
      <w:r>
        <w:fldChar w:fldCharType="separate"/>
      </w:r>
      <w:r w:rsidR="0098635B">
        <w:rPr>
          <w:noProof/>
        </w:rPr>
        <w:t>2</w:t>
      </w:r>
      <w:r>
        <w:fldChar w:fldCharType="end"/>
      </w:r>
      <w:r>
        <w:rPr>
          <w:lang w:val="en-US"/>
        </w:rPr>
        <w:t xml:space="preserve"> 15</w:t>
      </w:r>
      <w:r w:rsidRPr="002E4AA0">
        <w:rPr>
          <w:lang w:val="en-US"/>
        </w:rPr>
        <w:t>Lớp bản đồ (layer) hành chính quận được chọn kiểu hiển thị (style)</w:t>
      </w:r>
    </w:p>
    <w:p w14:paraId="2F6C1C48" w14:textId="61F6CC06" w:rsidR="00D47003" w:rsidRPr="009F17AD" w:rsidRDefault="004A3B1D" w:rsidP="009F17AD">
      <w:pPr>
        <w:pStyle w:val="ThnVnban"/>
        <w:spacing w:line="276" w:lineRule="auto"/>
        <w:rPr>
          <w:ins w:id="202" w:author="NGUYEN DUC TAM" w:date="2021-11-30T00:06:00Z"/>
          <w:lang w:val="en-US"/>
        </w:rPr>
      </w:pPr>
      <w:r>
        <w:sym w:font="Symbol" w:char="F0B7"/>
      </w:r>
      <w:r>
        <w:t xml:space="preserve"> Xây dựng WebGIS</w:t>
      </w:r>
    </w:p>
    <w:p w14:paraId="35A81CF5" w14:textId="1B99C245" w:rsidR="00E32859" w:rsidRDefault="00BE0267" w:rsidP="009F17AD">
      <w:pPr>
        <w:pStyle w:val="oancuaDanhsach"/>
        <w:spacing w:line="276" w:lineRule="auto"/>
      </w:pPr>
      <w:r>
        <w:sym w:font="Symbol" w:char="F02D"/>
      </w:r>
      <w:r>
        <w:t xml:space="preserve"> Thiết kế giao diện cho WebGIS.</w:t>
      </w:r>
    </w:p>
    <w:p w14:paraId="74BE9F24" w14:textId="46EBD23A" w:rsidR="00BE0267" w:rsidRDefault="00BE0267" w:rsidP="009F17AD">
      <w:pPr>
        <w:pStyle w:val="oancuaDanhsach"/>
        <w:spacing w:line="276" w:lineRule="auto"/>
      </w:pPr>
      <w:r>
        <w:sym w:font="Symbol" w:char="F02D"/>
      </w:r>
      <w:r>
        <w:t xml:space="preserve"> Khai báo HTML và thư viện Script.</w:t>
      </w:r>
    </w:p>
    <w:p w14:paraId="5FECCE3D" w14:textId="5FEEFF6E" w:rsidR="00BE0267" w:rsidRDefault="00BE0267" w:rsidP="009F17AD">
      <w:pPr>
        <w:pStyle w:val="oancuaDanhsach"/>
        <w:spacing w:line="276" w:lineRule="auto"/>
      </w:pPr>
      <w:r>
        <w:sym w:font="Symbol" w:char="F02D"/>
      </w:r>
      <w:r>
        <w:t xml:space="preserve"> Đưa CSDL hiển thị lên nền Web.</w:t>
      </w:r>
    </w:p>
    <w:p w14:paraId="6ECA1ABD" w14:textId="6EB997EB" w:rsidR="00BE0267" w:rsidRDefault="00BE0267" w:rsidP="009F17AD">
      <w:pPr>
        <w:pStyle w:val="oancuaDanhsach"/>
        <w:spacing w:line="276" w:lineRule="auto"/>
      </w:pPr>
      <w:r>
        <w:sym w:font="Symbol" w:char="F02D"/>
      </w:r>
      <w:r>
        <w:t xml:space="preserve"> Viết các hàm function tạo các chức năng cho WebGIS như: Zoom (phóng to, thu nhỏ); Di chuyển bản đồ; Hiển thị thông tin đối tượng được chọn; Truy vấn và cập nhật thông tin hành chính.</w:t>
      </w:r>
    </w:p>
    <w:p w14:paraId="6106090E" w14:textId="77777777" w:rsidR="00BE0267" w:rsidRPr="00E32859" w:rsidRDefault="00BE0267" w:rsidP="00BE0267">
      <w:pPr>
        <w:pStyle w:val="oancuaDanhsach"/>
      </w:pPr>
    </w:p>
    <w:p w14:paraId="6B73E5B7" w14:textId="77777777" w:rsidR="007B5691" w:rsidRPr="007B5691" w:rsidRDefault="007B5691" w:rsidP="007B5691">
      <w:pPr>
        <w:rPr>
          <w:lang w:val="en-US"/>
        </w:rPr>
      </w:pPr>
    </w:p>
    <w:p w14:paraId="577EE561" w14:textId="77777777" w:rsidR="00DA1C79" w:rsidRPr="000A018A" w:rsidRDefault="00DA1C79" w:rsidP="000A018A">
      <w:pPr>
        <w:rPr>
          <w:lang w:val="en-US"/>
        </w:rPr>
      </w:pPr>
    </w:p>
    <w:p w14:paraId="2BCC38C9" w14:textId="162290AD" w:rsidR="005B75A4" w:rsidRDefault="00BE0267" w:rsidP="00BE0267">
      <w:pPr>
        <w:pStyle w:val="u1"/>
        <w:rPr>
          <w:lang w:val="en-US"/>
        </w:rPr>
      </w:pPr>
      <w:bookmarkStart w:id="203" w:name="_Toc90447049"/>
      <w:r>
        <w:rPr>
          <w:lang w:val="en-US"/>
        </w:rPr>
        <w:lastRenderedPageBreak/>
        <w:t>CHƯƠNG 4</w:t>
      </w:r>
      <w:r>
        <w:t xml:space="preserve"> </w:t>
      </w:r>
      <w:r>
        <w:rPr>
          <w:lang w:val="en-US"/>
        </w:rPr>
        <w:t>TỔNG KẾT</w:t>
      </w:r>
      <w:bookmarkEnd w:id="203"/>
    </w:p>
    <w:p w14:paraId="47150740" w14:textId="77746FDA" w:rsidR="00BE0267" w:rsidRDefault="00BE0267" w:rsidP="00BE0267">
      <w:pPr>
        <w:pStyle w:val="u2"/>
      </w:pPr>
      <w:bookmarkStart w:id="204" w:name="_Toc90447050"/>
      <w:r>
        <w:t>4.1. Kết quả</w:t>
      </w:r>
      <w:bookmarkEnd w:id="204"/>
    </w:p>
    <w:p w14:paraId="48F3FE8C" w14:textId="3BAC7FB8" w:rsidR="00BE0267" w:rsidRPr="00BE0267" w:rsidRDefault="00BE0267" w:rsidP="009F17AD">
      <w:pPr>
        <w:pStyle w:val="ThnVnban"/>
        <w:spacing w:line="276" w:lineRule="auto"/>
      </w:pPr>
      <w:r>
        <w:sym w:font="Symbol" w:char="F0B7"/>
      </w:r>
      <w:r>
        <w:t xml:space="preserve"> Xây dựng cơ sở dữ liệu thông tin hành chính Thành phố Hồ Chí Minh.</w:t>
      </w:r>
    </w:p>
    <w:p w14:paraId="676EE4EA" w14:textId="64CCF831" w:rsidR="005B75A4" w:rsidRDefault="00BE0267" w:rsidP="009F17AD">
      <w:pPr>
        <w:pStyle w:val="ThnVnban"/>
        <w:spacing w:line="276" w:lineRule="auto"/>
        <w:rPr>
          <w:lang w:val="en-US"/>
        </w:rPr>
      </w:pPr>
      <w:r>
        <w:sym w:font="Symbol" w:char="F0B7"/>
      </w:r>
      <w:r>
        <w:t xml:space="preserve"> Xây dựng được trang WebGIS thể hiện</w:t>
      </w:r>
      <w:r>
        <w:rPr>
          <w:lang w:val="en-US"/>
        </w:rPr>
        <w:t xml:space="preserve"> nhiều</w:t>
      </w:r>
      <w:r>
        <w:t xml:space="preserve"> lớp dữ liệu thông tin hành chính Thành phố </w:t>
      </w:r>
      <w:r>
        <w:rPr>
          <w:lang w:val="en-US"/>
        </w:rPr>
        <w:t>Hà Nội</w:t>
      </w:r>
      <w:r>
        <w:t xml:space="preserve"> </w:t>
      </w:r>
      <w:r>
        <w:rPr>
          <w:lang w:val="en-US"/>
        </w:rPr>
        <w:t>.</w:t>
      </w:r>
    </w:p>
    <w:p w14:paraId="54C2289B" w14:textId="5D0FDD63" w:rsidR="00BE0267" w:rsidRDefault="00BE0267" w:rsidP="009F17AD">
      <w:pPr>
        <w:pStyle w:val="ThnVnban"/>
        <w:spacing w:line="276" w:lineRule="auto"/>
      </w:pPr>
      <w:r>
        <w:tab/>
        <w:t xml:space="preserve">Bước 1: Xây dựng giao diện Web, bằng các ngôn ngữ lập trình JavaScript, HTML. </w:t>
      </w:r>
    </w:p>
    <w:p w14:paraId="6ADBEF6F" w14:textId="77777777" w:rsidR="00BE0267" w:rsidRDefault="00BE0267" w:rsidP="009F17AD">
      <w:pPr>
        <w:pStyle w:val="ThnVnban"/>
        <w:spacing w:line="276" w:lineRule="auto"/>
      </w:pPr>
      <w:r>
        <w:tab/>
        <w:t xml:space="preserve">Bước 2: Thể hiện các lớp dữ liệu lên nền web. </w:t>
      </w:r>
    </w:p>
    <w:p w14:paraId="716055CE" w14:textId="77777777" w:rsidR="00BE0267" w:rsidRDefault="00BE0267" w:rsidP="009F17AD">
      <w:pPr>
        <w:pStyle w:val="oancuaDanhsach"/>
        <w:spacing w:line="276" w:lineRule="auto"/>
      </w:pPr>
      <w:r>
        <w:sym w:font="Symbol" w:char="F02D"/>
      </w:r>
      <w:r>
        <w:t xml:space="preserve"> Biên tập dữ liệu trên GeoServer và tạo kiểu hiển thị (style) cho các lớp bản đồ (layer). </w:t>
      </w:r>
    </w:p>
    <w:p w14:paraId="0A81FC8F" w14:textId="77777777" w:rsidR="00BE0267" w:rsidRDefault="00BE0267" w:rsidP="009F17AD">
      <w:pPr>
        <w:pStyle w:val="oancuaDanhsach"/>
        <w:spacing w:line="276" w:lineRule="auto"/>
      </w:pPr>
      <w:r>
        <w:sym w:font="Symbol" w:char="F02D"/>
      </w:r>
      <w:r>
        <w:t xml:space="preserve"> Đưa bản đồ lên nền web bằng phần mềm mã nguồn mở GeoServer và thư viện OpenLayer. </w:t>
      </w:r>
    </w:p>
    <w:p w14:paraId="49BD62F1" w14:textId="446F8A28" w:rsidR="00BE0267" w:rsidRDefault="00BE0267" w:rsidP="009F17AD">
      <w:pPr>
        <w:pStyle w:val="oancuaDanhsach"/>
        <w:spacing w:line="276" w:lineRule="auto"/>
      </w:pPr>
      <w:r>
        <w:sym w:font="Symbol" w:char="F02D"/>
      </w:r>
      <w:r>
        <w:t xml:space="preserve"> Xây dựng các công cụ thao tác trên Web</w:t>
      </w:r>
      <w:r>
        <w:rPr>
          <w:lang w:val="en-US"/>
        </w:rPr>
        <w:t>.</w:t>
      </w:r>
      <w:r>
        <w:t xml:space="preserve"> </w:t>
      </w:r>
    </w:p>
    <w:p w14:paraId="773BE24D" w14:textId="77777777" w:rsidR="00BE0267" w:rsidRDefault="00BE0267" w:rsidP="009F17AD">
      <w:pPr>
        <w:pStyle w:val="ThnVnban"/>
        <w:spacing w:line="276" w:lineRule="auto"/>
      </w:pPr>
      <w:r>
        <w:tab/>
        <w:t xml:space="preserve">Bước 3: Liên kết dữ liệu trong PostgreSQL. </w:t>
      </w:r>
    </w:p>
    <w:p w14:paraId="05C04D7C" w14:textId="77777777" w:rsidR="00BE0267" w:rsidRDefault="00BE0267" w:rsidP="009F17AD">
      <w:pPr>
        <w:pStyle w:val="oancuaDanhsach"/>
        <w:spacing w:line="276" w:lineRule="auto"/>
      </w:pPr>
      <w:r>
        <w:sym w:font="Symbol" w:char="F02D"/>
      </w:r>
      <w:r>
        <w:t xml:space="preserve"> Thiết lập kết nối dữ liệu trên web và CSDL trong PostgreSQL bằng Java. </w:t>
      </w:r>
    </w:p>
    <w:p w14:paraId="265A6C55" w14:textId="3D693011" w:rsidR="00BE0267" w:rsidRDefault="00BE0267" w:rsidP="009F17AD">
      <w:pPr>
        <w:pStyle w:val="oancuaDanhsach"/>
        <w:spacing w:line="276" w:lineRule="auto"/>
      </w:pPr>
      <w:r>
        <w:sym w:font="Symbol" w:char="F02D"/>
      </w:r>
      <w:r>
        <w:t xml:space="preserve"> Thông tin thuộc tính đối tượng được lấy trực tiếp từ HQTCSDL PostgreSQL. </w:t>
      </w:r>
    </w:p>
    <w:p w14:paraId="0765C17D" w14:textId="0DD46DF6" w:rsidR="00BE0267" w:rsidRDefault="00BE0267" w:rsidP="009F17AD">
      <w:pPr>
        <w:pStyle w:val="ThnVnban"/>
        <w:spacing w:line="276" w:lineRule="auto"/>
        <w:rPr>
          <w:lang w:val="en-US"/>
        </w:rPr>
      </w:pPr>
      <w:r>
        <w:sym w:font="Symbol" w:char="F0B7"/>
      </w:r>
      <w:r>
        <w:t xml:space="preserve"> </w:t>
      </w:r>
      <w:r w:rsidR="00CD7687">
        <w:rPr>
          <w:lang w:val="en-US"/>
        </w:rPr>
        <w:t>Chức năng chèn các lớp dữ liệu lên bản đồ.</w:t>
      </w:r>
    </w:p>
    <w:p w14:paraId="298B3190" w14:textId="6E83CE95" w:rsidR="00CD7687" w:rsidRDefault="00CD7687" w:rsidP="009F17AD">
      <w:pPr>
        <w:pStyle w:val="ThnVnban"/>
        <w:spacing w:line="276" w:lineRule="auto"/>
        <w:rPr>
          <w:lang w:val="en-US"/>
        </w:rPr>
      </w:pPr>
      <w:r>
        <w:rPr>
          <w:lang w:val="en-US"/>
        </w:rPr>
        <w:t xml:space="preserve">Nhấp chuột vào </w:t>
      </w:r>
      <w:r w:rsidRPr="00CD7687">
        <w:rPr>
          <w:lang w:val="en-US"/>
        </w:rPr>
        <w:t>Available WMS Layers</w:t>
      </w:r>
      <w:r>
        <w:rPr>
          <w:lang w:val="en-US"/>
        </w:rPr>
        <w:t xml:space="preserve"> để chọn lớp dữ liệu muốn chèn,chọn tiếp add layer to map để hoàn thành.</w:t>
      </w:r>
    </w:p>
    <w:p w14:paraId="51991161" w14:textId="77777777" w:rsidR="00CD7687" w:rsidRDefault="00CD7687" w:rsidP="009F17AD">
      <w:pPr>
        <w:pStyle w:val="ThnVnban"/>
        <w:spacing w:line="276" w:lineRule="auto"/>
        <w:rPr>
          <w:lang w:val="en-US"/>
        </w:rPr>
      </w:pPr>
    </w:p>
    <w:p w14:paraId="32EE4B5D" w14:textId="77777777" w:rsidR="00CD7687" w:rsidRDefault="00CD7687" w:rsidP="00CD7687">
      <w:pPr>
        <w:pStyle w:val="ThnVnban"/>
        <w:keepNext/>
      </w:pPr>
      <w:r>
        <w:rPr>
          <w:noProof/>
        </w:rPr>
        <w:lastRenderedPageBreak/>
        <w:drawing>
          <wp:inline distT="0" distB="0" distL="0" distR="0" wp14:anchorId="65803602" wp14:editId="2AF82C9E">
            <wp:extent cx="5580380" cy="31375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3137535"/>
                    </a:xfrm>
                    <a:prstGeom prst="rect">
                      <a:avLst/>
                    </a:prstGeom>
                  </pic:spPr>
                </pic:pic>
              </a:graphicData>
            </a:graphic>
          </wp:inline>
        </w:drawing>
      </w:r>
    </w:p>
    <w:p w14:paraId="5C59AEBE" w14:textId="2CCEBE3B" w:rsidR="00CD7687" w:rsidRDefault="00CD7687" w:rsidP="00CD7687">
      <w:pPr>
        <w:pStyle w:val="Chuthich"/>
        <w:jc w:val="center"/>
        <w:rPr>
          <w:lang w:val="en-US"/>
        </w:rPr>
      </w:pPr>
      <w:r>
        <w:t xml:space="preserve">Hình  </w:t>
      </w:r>
      <w:r>
        <w:fldChar w:fldCharType="begin"/>
      </w:r>
      <w:r>
        <w:instrText xml:space="preserve"> SEQ Hình_ \* ARABIC </w:instrText>
      </w:r>
      <w:r>
        <w:fldChar w:fldCharType="separate"/>
      </w:r>
      <w:r w:rsidR="0098635B">
        <w:rPr>
          <w:noProof/>
        </w:rPr>
        <w:t>3</w:t>
      </w:r>
      <w:r>
        <w:fldChar w:fldCharType="end"/>
      </w:r>
      <w:r>
        <w:rPr>
          <w:lang w:val="en-US"/>
        </w:rPr>
        <w:t>443 Chèn lớp dữ liệu ra màn hình.</w:t>
      </w:r>
    </w:p>
    <w:p w14:paraId="394B819E" w14:textId="2ECDD140" w:rsidR="00CD7687" w:rsidRDefault="00CD7687" w:rsidP="00FF3D8D">
      <w:pPr>
        <w:pStyle w:val="ThnVnban"/>
        <w:spacing w:line="276" w:lineRule="auto"/>
      </w:pPr>
      <w:r>
        <w:sym w:font="Symbol" w:char="F0B7"/>
      </w:r>
      <w:r>
        <w:t xml:space="preserve"> Cho phép người dùng và người quản lý truy vấn thông tin hành chính.</w:t>
      </w:r>
    </w:p>
    <w:p w14:paraId="33499D10" w14:textId="456EB27A" w:rsidR="00CD7687" w:rsidRDefault="00CD7687" w:rsidP="00FF3D8D">
      <w:pPr>
        <w:pStyle w:val="ThnVnban"/>
        <w:spacing w:line="276" w:lineRule="auto"/>
        <w:rPr>
          <w:lang w:val="en-US"/>
        </w:rPr>
      </w:pPr>
      <w:r>
        <w:rPr>
          <w:lang w:val="en-US"/>
        </w:rPr>
        <w:t xml:space="preserve">Sử dụng chức năng </w:t>
      </w:r>
      <w:r w:rsidRPr="00CD7687">
        <w:rPr>
          <w:lang w:val="en-US"/>
        </w:rPr>
        <w:t>Select by Attributes</w:t>
      </w:r>
      <w:r>
        <w:rPr>
          <w:lang w:val="en-US"/>
        </w:rPr>
        <w:t>,sau đó nhập thông tin đê chọn khu vực,sau đó ta có thể quan sát các trường dữ liệu.</w:t>
      </w:r>
    </w:p>
    <w:p w14:paraId="42C1D740" w14:textId="77777777" w:rsidR="00D42CB0" w:rsidRPr="00CD7687" w:rsidRDefault="00D42CB0" w:rsidP="00CD7687">
      <w:pPr>
        <w:pStyle w:val="ThnVnban"/>
        <w:rPr>
          <w:lang w:val="en-US"/>
        </w:rPr>
      </w:pPr>
    </w:p>
    <w:p w14:paraId="594013EB" w14:textId="77777777" w:rsidR="00D42CB0" w:rsidRDefault="00CD7687" w:rsidP="00D42CB0">
      <w:pPr>
        <w:pStyle w:val="ThnVnban"/>
        <w:keepNext/>
      </w:pPr>
      <w:r>
        <w:rPr>
          <w:noProof/>
        </w:rPr>
        <w:drawing>
          <wp:inline distT="0" distB="0" distL="0" distR="0" wp14:anchorId="2AA6F472" wp14:editId="2A30D7A6">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137535"/>
                    </a:xfrm>
                    <a:prstGeom prst="rect">
                      <a:avLst/>
                    </a:prstGeom>
                  </pic:spPr>
                </pic:pic>
              </a:graphicData>
            </a:graphic>
          </wp:inline>
        </w:drawing>
      </w:r>
    </w:p>
    <w:p w14:paraId="72E368AA" w14:textId="476DD9D4" w:rsidR="00CD7687" w:rsidRDefault="00D42CB0" w:rsidP="00D42CB0">
      <w:pPr>
        <w:pStyle w:val="Chuthich"/>
        <w:jc w:val="center"/>
        <w:rPr>
          <w:lang w:val="en-US"/>
        </w:rPr>
      </w:pPr>
      <w:r>
        <w:t xml:space="preserve">Hình  </w:t>
      </w:r>
      <w:r>
        <w:fldChar w:fldCharType="begin"/>
      </w:r>
      <w:r>
        <w:instrText xml:space="preserve"> SEQ Hình_ \* ARABIC </w:instrText>
      </w:r>
      <w:r>
        <w:fldChar w:fldCharType="separate"/>
      </w:r>
      <w:r w:rsidR="0098635B">
        <w:rPr>
          <w:noProof/>
        </w:rPr>
        <w:t>4</w:t>
      </w:r>
      <w:r>
        <w:fldChar w:fldCharType="end"/>
      </w:r>
      <w:r>
        <w:rPr>
          <w:lang w:val="en-US"/>
        </w:rPr>
        <w:t xml:space="preserve">312 Chức năng </w:t>
      </w:r>
      <w:r w:rsidRPr="00426F30">
        <w:rPr>
          <w:lang w:val="en-US"/>
        </w:rPr>
        <w:t>Select by Attributes</w:t>
      </w:r>
      <w:r>
        <w:rPr>
          <w:lang w:val="en-US"/>
        </w:rPr>
        <w:t>.</w:t>
      </w:r>
    </w:p>
    <w:p w14:paraId="71DCF9F9" w14:textId="2CDE63AA" w:rsidR="00D42CB0" w:rsidRDefault="00D42CB0" w:rsidP="00FF3D8D">
      <w:pPr>
        <w:pStyle w:val="ThnVnban"/>
        <w:jc w:val="left"/>
        <w:rPr>
          <w:lang w:val="en-US"/>
        </w:rPr>
      </w:pPr>
      <w:r>
        <w:sym w:font="Symbol" w:char="F0B7"/>
      </w:r>
      <w:r>
        <w:t xml:space="preserve"> </w:t>
      </w:r>
      <w:r>
        <w:rPr>
          <w:lang w:val="en-US"/>
        </w:rPr>
        <w:t xml:space="preserve">Chức năng đo </w:t>
      </w:r>
      <w:r w:rsidR="0098635B">
        <w:rPr>
          <w:lang w:val="en-US"/>
        </w:rPr>
        <w:t>lường</w:t>
      </w:r>
      <w:r>
        <w:rPr>
          <w:lang w:val="en-US"/>
        </w:rPr>
        <w:t xml:space="preserve"> khoảng cách và diện tích.</w:t>
      </w:r>
    </w:p>
    <w:p w14:paraId="64D12721" w14:textId="2695CB24" w:rsidR="00D42CB0" w:rsidRDefault="0098635B" w:rsidP="00FF3D8D">
      <w:pPr>
        <w:pStyle w:val="ThnVnban"/>
        <w:jc w:val="left"/>
        <w:rPr>
          <w:lang w:val="en-US"/>
        </w:rPr>
      </w:pPr>
      <w:r>
        <w:rPr>
          <w:lang w:val="en-US"/>
        </w:rPr>
        <w:t xml:space="preserve">Sử dụng chức năng </w:t>
      </w:r>
      <w:r w:rsidRPr="0098635B">
        <w:rPr>
          <w:lang w:val="en-US"/>
        </w:rPr>
        <w:t>Measurement type</w:t>
      </w:r>
      <w:r>
        <w:rPr>
          <w:lang w:val="en-US"/>
        </w:rPr>
        <w:t xml:space="preserve"> để đo lường diện tích hoặc khoảng cách.</w:t>
      </w:r>
    </w:p>
    <w:p w14:paraId="5B9EFA9E" w14:textId="7D0177BB" w:rsidR="0098635B" w:rsidRDefault="0098635B" w:rsidP="00D42CB0">
      <w:pPr>
        <w:pStyle w:val="ThnVnban"/>
        <w:rPr>
          <w:lang w:val="en-US"/>
        </w:rPr>
      </w:pPr>
    </w:p>
    <w:p w14:paraId="006936D3" w14:textId="77777777" w:rsidR="0098635B" w:rsidRDefault="0098635B" w:rsidP="0098635B">
      <w:pPr>
        <w:pStyle w:val="ThnVnban"/>
        <w:keepNext/>
      </w:pPr>
      <w:r>
        <w:rPr>
          <w:noProof/>
        </w:rPr>
        <w:drawing>
          <wp:inline distT="0" distB="0" distL="0" distR="0" wp14:anchorId="325504ED" wp14:editId="1BCA2C59">
            <wp:extent cx="5580380" cy="313753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3137535"/>
                    </a:xfrm>
                    <a:prstGeom prst="rect">
                      <a:avLst/>
                    </a:prstGeom>
                  </pic:spPr>
                </pic:pic>
              </a:graphicData>
            </a:graphic>
          </wp:inline>
        </w:drawing>
      </w:r>
    </w:p>
    <w:p w14:paraId="3C5B3632" w14:textId="42776B81" w:rsidR="0098635B" w:rsidRDefault="0098635B" w:rsidP="0098635B">
      <w:pPr>
        <w:pStyle w:val="Chuthich"/>
        <w:jc w:val="center"/>
        <w:rPr>
          <w:lang w:val="en-US"/>
        </w:rPr>
      </w:pPr>
      <w:r>
        <w:t xml:space="preserve">Hình  </w:t>
      </w:r>
      <w:r>
        <w:fldChar w:fldCharType="begin"/>
      </w:r>
      <w:r>
        <w:instrText xml:space="preserve"> SEQ Hình_ \* ARABIC </w:instrText>
      </w:r>
      <w:r>
        <w:fldChar w:fldCharType="separate"/>
      </w:r>
      <w:r>
        <w:rPr>
          <w:noProof/>
        </w:rPr>
        <w:t>5</w:t>
      </w:r>
      <w:r>
        <w:fldChar w:fldCharType="end"/>
      </w:r>
      <w:r>
        <w:rPr>
          <w:lang w:val="en-US"/>
        </w:rPr>
        <w:t>32 Chức năng do lường khoảng cách.</w:t>
      </w:r>
    </w:p>
    <w:p w14:paraId="7A63FECA" w14:textId="38BB1240" w:rsidR="0098635B" w:rsidRDefault="0098635B" w:rsidP="0098635B">
      <w:pPr>
        <w:pStyle w:val="u2"/>
      </w:pPr>
      <w:bookmarkStart w:id="205" w:name="_Toc90447051"/>
      <w:r>
        <w:t>4.2. Ý nghĩa thực tiễn</w:t>
      </w:r>
      <w:bookmarkEnd w:id="205"/>
    </w:p>
    <w:p w14:paraId="76EA4DCF" w14:textId="016DD710" w:rsidR="00B634CD" w:rsidRDefault="00B634CD" w:rsidP="00FF3D8D">
      <w:pPr>
        <w:pStyle w:val="oancuaDanhsach"/>
        <w:spacing w:line="276" w:lineRule="auto"/>
      </w:pPr>
      <w:r>
        <w:sym w:font="Symbol" w:char="F02D"/>
      </w:r>
      <w:r>
        <w:t xml:space="preserve"> Xây dựng trang WebGIS hiển thị thông tin hành chính thành phố </w:t>
      </w:r>
      <w:r>
        <w:rPr>
          <w:lang w:val="en-US"/>
        </w:rPr>
        <w:t xml:space="preserve">Hà Nội </w:t>
      </w:r>
      <w:r>
        <w:t xml:space="preserve">phục vụ người dùng thuận lợi trong việc tìm kiếm, truy vấn một số thông tin hành chính cơ bản. </w:t>
      </w:r>
    </w:p>
    <w:p w14:paraId="7BB7F910" w14:textId="56182DE1" w:rsidR="0098635B" w:rsidRDefault="00B634CD" w:rsidP="00FF3D8D">
      <w:pPr>
        <w:pStyle w:val="oancuaDanhsach"/>
        <w:spacing w:line="276" w:lineRule="auto"/>
        <w:rPr>
          <w:lang w:val="en-US"/>
        </w:rPr>
      </w:pPr>
      <w:r>
        <w:sym w:font="Symbol" w:char="F02D"/>
      </w:r>
      <w:r>
        <w:t xml:space="preserve"> Tạo cơ sở cho việc quản lý hành chính bằng công nghệ WebGIS </w:t>
      </w:r>
      <w:r>
        <w:rPr>
          <w:lang w:val="en-US"/>
        </w:rPr>
        <w:t>.</w:t>
      </w:r>
    </w:p>
    <w:p w14:paraId="78A4E1CF" w14:textId="77777777" w:rsidR="00B634CD" w:rsidRPr="00B634CD" w:rsidRDefault="00B634CD" w:rsidP="00B634CD">
      <w:pPr>
        <w:pStyle w:val="oancuaDanhsach"/>
        <w:rPr>
          <w:lang w:val="en-US"/>
        </w:rPr>
      </w:pPr>
    </w:p>
    <w:p w14:paraId="7140E705" w14:textId="55C8EF6D" w:rsidR="00B634CD" w:rsidRDefault="00B634CD">
      <w:pPr>
        <w:spacing w:before="0" w:after="160" w:line="259" w:lineRule="auto"/>
        <w:ind w:firstLine="0"/>
        <w:jc w:val="left"/>
        <w:rPr>
          <w:sz w:val="28"/>
          <w:szCs w:val="26"/>
          <w:lang w:val="en-US"/>
        </w:rPr>
      </w:pPr>
      <w:r>
        <w:rPr>
          <w:lang w:val="en-US"/>
        </w:rPr>
        <w:br w:type="page"/>
      </w:r>
    </w:p>
    <w:p w14:paraId="189608F5" w14:textId="3AE1618F" w:rsidR="00CD7687" w:rsidRDefault="00B634CD" w:rsidP="00B634CD">
      <w:pPr>
        <w:pStyle w:val="u1"/>
      </w:pPr>
      <w:bookmarkStart w:id="206" w:name="_Toc90447052"/>
      <w:r>
        <w:rPr>
          <w:lang w:val="en-US"/>
        </w:rPr>
        <w:lastRenderedPageBreak/>
        <w:t xml:space="preserve">CHƯƠNG 5 </w:t>
      </w:r>
      <w:r>
        <w:t xml:space="preserve"> KẾT LUẬN</w:t>
      </w:r>
      <w:bookmarkEnd w:id="206"/>
      <w:r>
        <w:t xml:space="preserve"> </w:t>
      </w:r>
    </w:p>
    <w:p w14:paraId="7368762D" w14:textId="1F8766BA" w:rsidR="00B634CD" w:rsidRDefault="00B634CD" w:rsidP="00FF3D8D">
      <w:pPr>
        <w:pStyle w:val="ThnVnban"/>
        <w:spacing w:line="276" w:lineRule="auto"/>
      </w:pPr>
      <w:r>
        <w:t>Kết luận: đề tài “</w:t>
      </w:r>
      <w:r w:rsidRPr="00DA7005">
        <w:rPr>
          <w:szCs w:val="28"/>
          <w:rPrChange w:id="207" w:author="NGUYEN DUC TAM" w:date="2021-11-03T22:04:00Z">
            <w:rPr>
              <w:sz w:val="32"/>
            </w:rPr>
          </w:rPrChange>
        </w:rPr>
        <w:t>XÂY DỰNG WEBGIS THÔNG TIN HÀNH CHÍNH</w:t>
      </w:r>
      <w:r w:rsidRPr="00DA7005">
        <w:rPr>
          <w:szCs w:val="28"/>
          <w:lang w:val="en-US"/>
          <w:rPrChange w:id="208" w:author="NGUYEN DUC TAM" w:date="2021-11-03T22:04:00Z">
            <w:rPr>
              <w:sz w:val="32"/>
              <w:lang w:val="en-US"/>
            </w:rPr>
          </w:rPrChange>
        </w:rPr>
        <w:t xml:space="preserve"> THÀNH PHỐ HÀ NỘI</w:t>
      </w:r>
      <w:r>
        <w:t>” đã xây dựng hệ thống cơ sở dữ liệu hành chính từ cấp quận/huyện đến cấp phường/xã trực thuộc Thành phố; Thành lập trang WebGIS thông tin hành chính với nhiều chức năng: tương tác bản đồ, tìm kiếm, hiển thị, truy vấn; WebGIS hỗ trợ công tác quản lý dữ liệu và phục vụ nhu cầu tra cứu thông tin hành chính cho người sử dụng</w:t>
      </w:r>
      <w:r>
        <w:rPr>
          <w:lang w:val="en-US"/>
        </w:rPr>
        <w:t>.</w:t>
      </w:r>
      <w:r>
        <w:t>Giao diện đơn giản, dễ sử dụng và đạt hiệu quả cao.</w:t>
      </w:r>
    </w:p>
    <w:p w14:paraId="287CB0A2" w14:textId="5C1C6698" w:rsidR="00B634CD" w:rsidRDefault="00B634CD" w:rsidP="00FF3D8D">
      <w:pPr>
        <w:pStyle w:val="ThnVnban"/>
        <w:spacing w:line="276" w:lineRule="auto"/>
      </w:pPr>
      <w:r>
        <w:t xml:space="preserve">WebGIS thông tin hành chính Thành phố </w:t>
      </w:r>
      <w:r>
        <w:rPr>
          <w:lang w:val="en-US"/>
        </w:rPr>
        <w:t xml:space="preserve">Hà Nội </w:t>
      </w:r>
      <w:r>
        <w:t>có các chức năng sau:</w:t>
      </w:r>
    </w:p>
    <w:p w14:paraId="19A797A2" w14:textId="77777777" w:rsidR="00B634CD" w:rsidRDefault="00B634CD" w:rsidP="00FF3D8D">
      <w:pPr>
        <w:pStyle w:val="oancuaDanhsach"/>
        <w:spacing w:line="276" w:lineRule="auto"/>
      </w:pPr>
      <w:r>
        <w:sym w:font="Symbol" w:char="F0B7"/>
      </w:r>
      <w:r>
        <w:t xml:space="preserve"> Chức năng chèn các lớp dữ liệu lên bản đồ.</w:t>
      </w:r>
    </w:p>
    <w:p w14:paraId="4898B833" w14:textId="3344E811" w:rsidR="00B634CD" w:rsidRDefault="00B634CD" w:rsidP="00FF3D8D">
      <w:pPr>
        <w:pStyle w:val="oancuaDanhsach"/>
        <w:spacing w:line="276" w:lineRule="auto"/>
      </w:pPr>
      <w:r>
        <w:sym w:font="Symbol" w:char="F0B7"/>
      </w:r>
      <w:r>
        <w:t xml:space="preserve"> Cho phép người dùng và người quản lý truy vấn thông tin hành chính.</w:t>
      </w:r>
    </w:p>
    <w:p w14:paraId="2826CC78" w14:textId="653DE0CF" w:rsidR="00B634CD" w:rsidRDefault="00B634CD" w:rsidP="00FF3D8D">
      <w:pPr>
        <w:pStyle w:val="oancuaDanhsach"/>
        <w:spacing w:line="276" w:lineRule="auto"/>
      </w:pPr>
      <w:r>
        <w:sym w:font="Symbol" w:char="F0B7"/>
      </w:r>
      <w:r>
        <w:t xml:space="preserve"> Chức năng đo lường khoảng cách và diện tích.</w:t>
      </w:r>
    </w:p>
    <w:p w14:paraId="11E64EED" w14:textId="4B6E98E3" w:rsidR="00B634CD" w:rsidRDefault="00B634CD" w:rsidP="00FF3D8D">
      <w:pPr>
        <w:pStyle w:val="oancuaDanhsach"/>
        <w:spacing w:line="276" w:lineRule="auto"/>
      </w:pPr>
    </w:p>
    <w:p w14:paraId="6CEC1E8B" w14:textId="1847AB3B" w:rsidR="00B634CD" w:rsidRPr="00E866BE" w:rsidRDefault="00B634CD" w:rsidP="00FF3D8D">
      <w:pPr>
        <w:pStyle w:val="ThnVnban"/>
        <w:spacing w:line="276" w:lineRule="auto"/>
        <w:rPr>
          <w:lang w:val="en-US"/>
        </w:rPr>
      </w:pPr>
      <w:r>
        <w:t>Kiến nghị: cần nghiên cứu, xây dựng thêm một số công cụ chức năng như:</w:t>
      </w:r>
      <w:r>
        <w:rPr>
          <w:lang w:val="en-US"/>
        </w:rPr>
        <w:t>cập nhật ,sửa ,xóa dữ liệu trực tiếp trên webGIS</w:t>
      </w:r>
      <w:r>
        <w:t>; Sử dụng công nghệ hiện đại để trang web hoạt động nhanh hơn;</w:t>
      </w:r>
      <w:r>
        <w:rPr>
          <w:lang w:val="en-US"/>
        </w:rPr>
        <w:t>thêm chức năng phân quyền truy cập</w:t>
      </w:r>
      <w:r w:rsidR="00E866BE">
        <w:rPr>
          <w:lang w:val="en-US"/>
        </w:rPr>
        <w:t>.</w:t>
      </w:r>
    </w:p>
    <w:p w14:paraId="758792E3" w14:textId="77777777" w:rsidR="00B634CD" w:rsidRPr="00B634CD" w:rsidRDefault="00B634CD" w:rsidP="00FF3D8D">
      <w:pPr>
        <w:pStyle w:val="ThnVnban"/>
        <w:spacing w:line="276" w:lineRule="auto"/>
      </w:pPr>
    </w:p>
    <w:p w14:paraId="6D0C41AA" w14:textId="77777777" w:rsidR="00BE0267" w:rsidRPr="00BE0267" w:rsidRDefault="00BE0267" w:rsidP="00BE0267">
      <w:pPr>
        <w:pStyle w:val="ThnVnban"/>
        <w:rPr>
          <w:lang w:val="en-US"/>
        </w:rPr>
      </w:pPr>
    </w:p>
    <w:p w14:paraId="45B6906A" w14:textId="77777777" w:rsidR="005B75A4" w:rsidRDefault="005B75A4" w:rsidP="001F50E1">
      <w:pPr>
        <w:pStyle w:val="ThnVnban"/>
        <w:rPr>
          <w:lang w:val="en-US"/>
        </w:rPr>
      </w:pPr>
    </w:p>
    <w:p w14:paraId="2E292E9B" w14:textId="77777777" w:rsidR="005B75A4" w:rsidRPr="008008D4" w:rsidRDefault="005B75A4" w:rsidP="001F50E1">
      <w:pPr>
        <w:pStyle w:val="ThnVnban"/>
        <w:rPr>
          <w:lang w:val="en-US"/>
        </w:rPr>
      </w:pPr>
    </w:p>
    <w:p w14:paraId="5ACE0D34" w14:textId="77777777" w:rsidR="008008D4" w:rsidRDefault="008008D4" w:rsidP="001F50E1">
      <w:pPr>
        <w:pStyle w:val="ThnVnban"/>
      </w:pPr>
    </w:p>
    <w:p w14:paraId="0C1B5B4F" w14:textId="77777777" w:rsidR="001F50E1" w:rsidRPr="001F50E1" w:rsidRDefault="001F50E1" w:rsidP="001F50E1">
      <w:pPr>
        <w:pStyle w:val="ThnVnban"/>
      </w:pPr>
    </w:p>
    <w:p w14:paraId="61C40055" w14:textId="666B2F83" w:rsidR="000B3681" w:rsidRPr="000B3681" w:rsidRDefault="000B3681" w:rsidP="000B3681">
      <w:pPr>
        <w:pStyle w:val="u1"/>
      </w:pPr>
      <w:r>
        <w:br w:type="page"/>
      </w:r>
      <w:bookmarkStart w:id="209" w:name="_Toc86836028"/>
      <w:bookmarkStart w:id="210" w:name="_Toc86873504"/>
      <w:bookmarkStart w:id="211" w:name="_Toc86873584"/>
      <w:bookmarkStart w:id="212" w:name="_Toc90447053"/>
      <w:r w:rsidRPr="000B3681">
        <w:lastRenderedPageBreak/>
        <w:t>TÀI LIỆU THAM KHẢO</w:t>
      </w:r>
      <w:bookmarkEnd w:id="209"/>
      <w:bookmarkEnd w:id="210"/>
      <w:bookmarkEnd w:id="211"/>
      <w:bookmarkEnd w:id="212"/>
    </w:p>
    <w:p w14:paraId="374DA182" w14:textId="3EC59275" w:rsidR="000B3681" w:rsidRDefault="000B3681" w:rsidP="00C32427">
      <w:pPr>
        <w:pStyle w:val="ThnVnban"/>
        <w:spacing w:line="276" w:lineRule="auto"/>
        <w:jc w:val="left"/>
      </w:pPr>
      <w:r w:rsidRPr="000F692B">
        <w:t xml:space="preserve">[1]Wikipedia,HàNội, </w:t>
      </w:r>
      <w:hyperlink r:id="rId71" w:history="1">
        <w:r w:rsidRPr="000F692B">
          <w:rPr>
            <w:rStyle w:val="Siuktni"/>
            <w:szCs w:val="28"/>
            <w:lang w:val="en-US"/>
          </w:rPr>
          <w:t>https://vi.wikipedia.org/wiki/H%C3%A0_N%E1%BB%99i</w:t>
        </w:r>
      </w:hyperlink>
      <w:r w:rsidRPr="000F692B">
        <w:rPr>
          <w:color w:val="4472C4" w:themeColor="accent1"/>
        </w:rPr>
        <w:t xml:space="preserve"> </w:t>
      </w:r>
      <w:r w:rsidRPr="000F692B">
        <w:t>,ngày truy cập 10/2/2021</w:t>
      </w:r>
    </w:p>
    <w:p w14:paraId="3C907170" w14:textId="77777777" w:rsidR="00C32427" w:rsidRPr="000F692B" w:rsidRDefault="00C32427" w:rsidP="00C32427">
      <w:pPr>
        <w:pStyle w:val="ThnVnban"/>
        <w:spacing w:line="276" w:lineRule="auto"/>
        <w:jc w:val="left"/>
      </w:pPr>
    </w:p>
    <w:p w14:paraId="3839CFE5" w14:textId="77777777" w:rsidR="000B3681" w:rsidRPr="000F692B" w:rsidRDefault="000B3681" w:rsidP="00C32427">
      <w:pPr>
        <w:pStyle w:val="ThnVnban"/>
        <w:spacing w:line="276" w:lineRule="auto"/>
        <w:jc w:val="left"/>
      </w:pPr>
      <w:r w:rsidRPr="000F692B">
        <w:t>[2]</w:t>
      </w:r>
      <w:r w:rsidRPr="000F692B">
        <w:rPr>
          <w:color w:val="3F3F3F"/>
          <w:shd w:val="clear" w:color="auto" w:fill="FFFFFF"/>
        </w:rPr>
        <w:t xml:space="preserve"> Giới thiệu tổng quan và khái quát về địa lí thành phố Hà Nội,</w:t>
      </w:r>
      <w:r w:rsidRPr="000F692B">
        <w:t xml:space="preserve"> </w:t>
      </w:r>
      <w:hyperlink r:id="rId72" w:history="1">
        <w:r w:rsidRPr="000F692B">
          <w:rPr>
            <w:rStyle w:val="Siuktni"/>
            <w:szCs w:val="28"/>
            <w:shd w:val="clear" w:color="auto" w:fill="FFFFFF"/>
            <w:lang w:val="en-US"/>
          </w:rPr>
          <w:t>https://hanoi.gov.vn/diachihanoi/-/hn/RtLibd2X8kEn/1001/124742/gioi-thieu-tong-quan-va-khai-quat-ve-ia-li-thanh-pho-ha-noi.html;jsessionid=+Hqeg+6-bNoSbI4itLs30Drk.app2</w:t>
        </w:r>
      </w:hyperlink>
      <w:r w:rsidRPr="000F692B">
        <w:rPr>
          <w:color w:val="3F3F3F"/>
          <w:shd w:val="clear" w:color="auto" w:fill="FFFFFF"/>
        </w:rPr>
        <w:t xml:space="preserve"> ,</w:t>
      </w:r>
      <w:r w:rsidRPr="000F692B">
        <w:t xml:space="preserve"> ngày truy cập 10/2/2021</w:t>
      </w:r>
    </w:p>
    <w:p w14:paraId="1CE94B9A" w14:textId="77777777" w:rsidR="000B3681" w:rsidRPr="000F692B" w:rsidRDefault="000B3681" w:rsidP="00FF3D8D">
      <w:pPr>
        <w:pStyle w:val="ThnVnban"/>
        <w:spacing w:line="276" w:lineRule="auto"/>
      </w:pPr>
    </w:p>
    <w:p w14:paraId="3D060A65" w14:textId="7406AA70" w:rsidR="000B3681" w:rsidRPr="000F692B" w:rsidRDefault="000B3681" w:rsidP="00C32427">
      <w:pPr>
        <w:pStyle w:val="ThnVnban"/>
        <w:spacing w:line="276" w:lineRule="auto"/>
        <w:jc w:val="left"/>
      </w:pPr>
      <w:r w:rsidRPr="000F692B">
        <w:rPr>
          <w:bCs/>
          <w:caps/>
          <w:color w:val="333333"/>
        </w:rPr>
        <w:t>[3]</w:t>
      </w:r>
      <w:r w:rsidRPr="000F692B">
        <w:t xml:space="preserve"> </w:t>
      </w:r>
      <w:r>
        <w:t>Kết quả toàn bộ tổng điều tra dân số và nhà ở nă</w:t>
      </w:r>
      <w:r w:rsidR="00C32427">
        <w:rPr>
          <w:lang w:val="en-US"/>
        </w:rPr>
        <w:t xml:space="preserve">m </w:t>
      </w:r>
      <w:r>
        <w:t>2019</w:t>
      </w:r>
      <w:hyperlink r:id="rId73" w:history="1">
        <w:r w:rsidRPr="006845AF">
          <w:rPr>
            <w:rStyle w:val="Siuktni"/>
            <w:bCs/>
            <w:caps/>
            <w:szCs w:val="28"/>
            <w:lang w:val="en-US"/>
          </w:rPr>
          <w:t>https://www.gso.gov.vn/du-lieu-va-so-lieu-thong-ke/2020/11/ket-qua-toan-bo-tong-dieu-tra-dan-so-va-nha-o-nam-2019/</w:t>
        </w:r>
      </w:hyperlink>
      <w:r w:rsidRPr="000F692B">
        <w:rPr>
          <w:bCs/>
          <w:caps/>
          <w:color w:val="333333"/>
        </w:rPr>
        <w:t xml:space="preserve"> ,</w:t>
      </w:r>
      <w:r w:rsidRPr="000F692B">
        <w:t xml:space="preserve"> ngày truy cập 10/2/2021</w:t>
      </w:r>
    </w:p>
    <w:p w14:paraId="1B161CDD" w14:textId="77777777" w:rsidR="00AF54A0" w:rsidRDefault="00AF54A0" w:rsidP="00DA7005"/>
    <w:sectPr w:rsidR="00AF54A0" w:rsidSect="00044CD0">
      <w:footerReference w:type="default" r:id="rId74"/>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64C5" w14:textId="77777777" w:rsidR="004F32B8" w:rsidRDefault="004F32B8" w:rsidP="00DA7005">
      <w:pPr>
        <w:spacing w:before="0" w:line="240" w:lineRule="auto"/>
      </w:pPr>
      <w:r>
        <w:separator/>
      </w:r>
    </w:p>
  </w:endnote>
  <w:endnote w:type="continuationSeparator" w:id="0">
    <w:p w14:paraId="1EF690B6" w14:textId="77777777" w:rsidR="004F32B8" w:rsidRDefault="004F32B8" w:rsidP="00DA700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4046" w14:textId="77777777" w:rsidR="00BE0267" w:rsidRDefault="00BE0267" w:rsidP="00044CD0">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152B7721" w14:textId="77777777" w:rsidR="00BE0267" w:rsidRDefault="00BE0267" w:rsidP="00044CD0">
    <w:pPr>
      <w:pStyle w:val="Chntrang"/>
      <w:ind w:right="360"/>
    </w:pPr>
  </w:p>
  <w:p w14:paraId="3F85DB38" w14:textId="77777777" w:rsidR="00BE0267" w:rsidRDefault="00BE0267"/>
  <w:p w14:paraId="0D37CFF5" w14:textId="77777777" w:rsidR="00BE0267" w:rsidRDefault="00BE02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576705"/>
      <w:docPartObj>
        <w:docPartGallery w:val="Page Numbers (Bottom of Page)"/>
        <w:docPartUnique/>
      </w:docPartObj>
    </w:sdtPr>
    <w:sdtEndPr>
      <w:rPr>
        <w:noProof/>
      </w:rPr>
    </w:sdtEndPr>
    <w:sdtContent>
      <w:p w14:paraId="5A5EA7BB" w14:textId="77777777" w:rsidR="00BE0267" w:rsidRDefault="00BE0267">
        <w:pPr>
          <w:pStyle w:val="Chntrang"/>
          <w:jc w:val="center"/>
        </w:pPr>
        <w:r>
          <w:fldChar w:fldCharType="begin"/>
        </w:r>
        <w:r>
          <w:instrText xml:space="preserve"> PAGE   \* MERGEFORMAT </w:instrText>
        </w:r>
        <w:r>
          <w:fldChar w:fldCharType="separate"/>
        </w:r>
        <w:r>
          <w:rPr>
            <w:noProof/>
          </w:rPr>
          <w:t>10</w:t>
        </w:r>
        <w:r>
          <w:rPr>
            <w:noProof/>
          </w:rPr>
          <w:fldChar w:fldCharType="end"/>
        </w:r>
      </w:p>
    </w:sdtContent>
  </w:sdt>
  <w:p w14:paraId="7C558D04" w14:textId="77777777" w:rsidR="00BE0267" w:rsidRPr="00895338" w:rsidRDefault="00BE0267" w:rsidP="00044CD0">
    <w:pPr>
      <w:pStyle w:val="Chntrang"/>
      <w:tabs>
        <w:tab w:val="left" w:pos="2700"/>
        <w:tab w:val="center" w:pos="4394"/>
      </w:tabs>
      <w:ind w:firstLine="0"/>
      <w:jc w:val="center"/>
      <w:rPr>
        <w:b/>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DA929" w14:textId="77777777" w:rsidR="004F32B8" w:rsidRDefault="004F32B8" w:rsidP="00DA7005">
      <w:pPr>
        <w:spacing w:before="0" w:line="240" w:lineRule="auto"/>
      </w:pPr>
      <w:r>
        <w:separator/>
      </w:r>
    </w:p>
  </w:footnote>
  <w:footnote w:type="continuationSeparator" w:id="0">
    <w:p w14:paraId="34BA5898" w14:textId="77777777" w:rsidR="004F32B8" w:rsidRDefault="004F32B8" w:rsidP="00DA700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90D52"/>
    <w:multiLevelType w:val="hybridMultilevel"/>
    <w:tmpl w:val="26C24124"/>
    <w:lvl w:ilvl="0" w:tplc="9016338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DUC TAM">
    <w15:presenceInfo w15:providerId="None" w15:userId="NGUYEN DUC T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005"/>
    <w:rsid w:val="00025D73"/>
    <w:rsid w:val="00044CD0"/>
    <w:rsid w:val="000A018A"/>
    <w:rsid w:val="000B3681"/>
    <w:rsid w:val="000C111C"/>
    <w:rsid w:val="000D459C"/>
    <w:rsid w:val="0018233D"/>
    <w:rsid w:val="001929AD"/>
    <w:rsid w:val="001A26DE"/>
    <w:rsid w:val="001F50E1"/>
    <w:rsid w:val="00263E44"/>
    <w:rsid w:val="00306A80"/>
    <w:rsid w:val="00335464"/>
    <w:rsid w:val="00371818"/>
    <w:rsid w:val="003C72B7"/>
    <w:rsid w:val="003E7965"/>
    <w:rsid w:val="003F1FF1"/>
    <w:rsid w:val="003F3FDC"/>
    <w:rsid w:val="004162F4"/>
    <w:rsid w:val="00443CEB"/>
    <w:rsid w:val="00470D58"/>
    <w:rsid w:val="00486F86"/>
    <w:rsid w:val="004A3B1D"/>
    <w:rsid w:val="004E1D71"/>
    <w:rsid w:val="004F32B8"/>
    <w:rsid w:val="0056485C"/>
    <w:rsid w:val="005B75A4"/>
    <w:rsid w:val="005C32BC"/>
    <w:rsid w:val="005C541F"/>
    <w:rsid w:val="005E693A"/>
    <w:rsid w:val="005F53D5"/>
    <w:rsid w:val="00617F52"/>
    <w:rsid w:val="0062114A"/>
    <w:rsid w:val="0062465B"/>
    <w:rsid w:val="00651DC7"/>
    <w:rsid w:val="0071189D"/>
    <w:rsid w:val="007323BB"/>
    <w:rsid w:val="00793BA2"/>
    <w:rsid w:val="007B5691"/>
    <w:rsid w:val="007B7107"/>
    <w:rsid w:val="008008D4"/>
    <w:rsid w:val="008436AC"/>
    <w:rsid w:val="00910FA8"/>
    <w:rsid w:val="00977B42"/>
    <w:rsid w:val="0098635B"/>
    <w:rsid w:val="009F17AD"/>
    <w:rsid w:val="00AB563B"/>
    <w:rsid w:val="00AB6455"/>
    <w:rsid w:val="00AF54A0"/>
    <w:rsid w:val="00B05137"/>
    <w:rsid w:val="00B634CD"/>
    <w:rsid w:val="00B761F9"/>
    <w:rsid w:val="00BB3504"/>
    <w:rsid w:val="00BE0267"/>
    <w:rsid w:val="00BF7C43"/>
    <w:rsid w:val="00C02C7C"/>
    <w:rsid w:val="00C170C5"/>
    <w:rsid w:val="00C32427"/>
    <w:rsid w:val="00C40968"/>
    <w:rsid w:val="00C71217"/>
    <w:rsid w:val="00CD408E"/>
    <w:rsid w:val="00CD7687"/>
    <w:rsid w:val="00D360E6"/>
    <w:rsid w:val="00D42CB0"/>
    <w:rsid w:val="00D47003"/>
    <w:rsid w:val="00DA1C79"/>
    <w:rsid w:val="00DA7005"/>
    <w:rsid w:val="00E32859"/>
    <w:rsid w:val="00E866BE"/>
    <w:rsid w:val="00EA7B82"/>
    <w:rsid w:val="00EE20D0"/>
    <w:rsid w:val="00EE5B5B"/>
    <w:rsid w:val="00F5257A"/>
    <w:rsid w:val="00F54FFC"/>
    <w:rsid w:val="00F775BA"/>
    <w:rsid w:val="00FD0E9D"/>
    <w:rsid w:val="00FF3D8D"/>
    <w:rsid w:val="00FF5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C034F"/>
  <w15:chartTrackingRefBased/>
  <w15:docId w15:val="{B085AD1A-7D07-465D-AB59-E4BE02AFA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A7005"/>
    <w:pPr>
      <w:spacing w:before="120" w:after="0" w:line="312" w:lineRule="auto"/>
      <w:ind w:firstLine="567"/>
      <w:jc w:val="both"/>
    </w:pPr>
    <w:rPr>
      <w:rFonts w:ascii="Times New Roman" w:eastAsia="Times New Roman" w:hAnsi="Times New Roman" w:cs="Times New Roman"/>
      <w:sz w:val="26"/>
      <w:szCs w:val="24"/>
      <w:lang w:val="vi-VN"/>
    </w:rPr>
  </w:style>
  <w:style w:type="paragraph" w:styleId="u1">
    <w:name w:val="heading 1"/>
    <w:basedOn w:val="Binhthng"/>
    <w:next w:val="Binhthng"/>
    <w:link w:val="u1Char"/>
    <w:uiPriority w:val="9"/>
    <w:qFormat/>
    <w:rsid w:val="000B3681"/>
    <w:pPr>
      <w:keepNext/>
      <w:keepLines/>
      <w:spacing w:before="240" w:line="480" w:lineRule="auto"/>
      <w:jc w:val="center"/>
      <w:outlineLvl w:val="0"/>
    </w:pPr>
    <w:rPr>
      <w:rFonts w:eastAsiaTheme="majorEastAsia" w:cstheme="majorBidi"/>
      <w:b/>
      <w:color w:val="000000" w:themeColor="text1"/>
      <w:sz w:val="32"/>
      <w:szCs w:val="32"/>
    </w:rPr>
  </w:style>
  <w:style w:type="paragraph" w:styleId="u2">
    <w:name w:val="heading 2"/>
    <w:basedOn w:val="Binhthng"/>
    <w:next w:val="Binhthng"/>
    <w:link w:val="u2Char"/>
    <w:uiPriority w:val="9"/>
    <w:unhideWhenUsed/>
    <w:qFormat/>
    <w:rsid w:val="000B3681"/>
    <w:pPr>
      <w:keepNext/>
      <w:keepLines/>
      <w:spacing w:before="40"/>
      <w:jc w:val="left"/>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335464"/>
    <w:pPr>
      <w:keepNext/>
      <w:keepLines/>
      <w:spacing w:before="40" w:line="240" w:lineRule="auto"/>
      <w:outlineLvl w:val="2"/>
    </w:pPr>
    <w:rPr>
      <w:rFonts w:eastAsiaTheme="majorEastAsia" w:cstheme="majorBidi"/>
      <w:b/>
      <w:color w:val="000000" w:themeColor="text1"/>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DA7005"/>
    <w:pPr>
      <w:tabs>
        <w:tab w:val="center" w:pos="4320"/>
        <w:tab w:val="right" w:pos="8640"/>
      </w:tabs>
    </w:pPr>
  </w:style>
  <w:style w:type="character" w:customStyle="1" w:styleId="ChntrangChar">
    <w:name w:val="Chân trang Char"/>
    <w:basedOn w:val="Phngmcinhcuaoanvn"/>
    <w:link w:val="Chntrang"/>
    <w:uiPriority w:val="99"/>
    <w:rsid w:val="00DA7005"/>
    <w:rPr>
      <w:rFonts w:ascii="Times New Roman" w:eastAsia="Times New Roman" w:hAnsi="Times New Roman" w:cs="Times New Roman"/>
      <w:sz w:val="26"/>
      <w:szCs w:val="24"/>
      <w:lang w:val="vi-VN"/>
    </w:rPr>
  </w:style>
  <w:style w:type="character" w:styleId="Strang">
    <w:name w:val="page number"/>
    <w:basedOn w:val="Phngmcinhcuaoanvn"/>
    <w:rsid w:val="00DA7005"/>
  </w:style>
  <w:style w:type="table" w:styleId="LiBang">
    <w:name w:val="Table Grid"/>
    <w:basedOn w:val="BangThngthng"/>
    <w:rsid w:val="00DA7005"/>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character" w:customStyle="1" w:styleId="u1Char">
    <w:name w:val="Đầu đề 1 Char"/>
    <w:basedOn w:val="Phngmcinhcuaoanvn"/>
    <w:link w:val="u1"/>
    <w:uiPriority w:val="9"/>
    <w:rsid w:val="000B3681"/>
    <w:rPr>
      <w:rFonts w:ascii="Times New Roman" w:eastAsiaTheme="majorEastAsia" w:hAnsi="Times New Roman" w:cstheme="majorBidi"/>
      <w:b/>
      <w:color w:val="000000" w:themeColor="text1"/>
      <w:sz w:val="32"/>
      <w:szCs w:val="32"/>
      <w:lang w:val="vi-VN"/>
    </w:rPr>
  </w:style>
  <w:style w:type="paragraph" w:styleId="uMucluc">
    <w:name w:val="TOC Heading"/>
    <w:basedOn w:val="u1"/>
    <w:next w:val="Binhthng"/>
    <w:uiPriority w:val="39"/>
    <w:unhideWhenUsed/>
    <w:qFormat/>
    <w:rsid w:val="00DA7005"/>
    <w:pPr>
      <w:spacing w:line="259" w:lineRule="auto"/>
      <w:ind w:firstLine="0"/>
      <w:jc w:val="left"/>
      <w:outlineLvl w:val="9"/>
    </w:pPr>
    <w:rPr>
      <w:lang w:val="en-US"/>
    </w:rPr>
  </w:style>
  <w:style w:type="character" w:customStyle="1" w:styleId="u2Char">
    <w:name w:val="Đầu đề 2 Char"/>
    <w:basedOn w:val="Phngmcinhcuaoanvn"/>
    <w:link w:val="u2"/>
    <w:uiPriority w:val="9"/>
    <w:rsid w:val="000B3681"/>
    <w:rPr>
      <w:rFonts w:ascii="Times New Roman" w:eastAsiaTheme="majorEastAsia" w:hAnsi="Times New Roman" w:cstheme="majorBidi"/>
      <w:b/>
      <w:color w:val="000000" w:themeColor="text1"/>
      <w:sz w:val="28"/>
      <w:szCs w:val="26"/>
      <w:lang w:val="vi-VN"/>
    </w:rPr>
  </w:style>
  <w:style w:type="paragraph" w:styleId="utrang">
    <w:name w:val="header"/>
    <w:basedOn w:val="Binhthng"/>
    <w:link w:val="utrangChar"/>
    <w:uiPriority w:val="99"/>
    <w:unhideWhenUsed/>
    <w:rsid w:val="00DA7005"/>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DA7005"/>
    <w:rPr>
      <w:rFonts w:ascii="Times New Roman" w:eastAsia="Times New Roman" w:hAnsi="Times New Roman" w:cs="Times New Roman"/>
      <w:sz w:val="26"/>
      <w:szCs w:val="24"/>
      <w:lang w:val="vi-VN"/>
    </w:rPr>
  </w:style>
  <w:style w:type="paragraph" w:styleId="ThnVnban">
    <w:name w:val="Body Text"/>
    <w:basedOn w:val="Binhthng"/>
    <w:link w:val="ThnVnbanChar"/>
    <w:uiPriority w:val="1"/>
    <w:qFormat/>
    <w:rsid w:val="00DA7005"/>
    <w:pPr>
      <w:widowControl w:val="0"/>
      <w:autoSpaceDE w:val="0"/>
      <w:autoSpaceDN w:val="0"/>
      <w:spacing w:before="0" w:line="240" w:lineRule="auto"/>
      <w:ind w:firstLine="0"/>
    </w:pPr>
    <w:rPr>
      <w:sz w:val="28"/>
      <w:szCs w:val="26"/>
      <w:lang w:val="vi"/>
    </w:rPr>
  </w:style>
  <w:style w:type="character" w:customStyle="1" w:styleId="ThnVnbanChar">
    <w:name w:val="Thân Văn bản Char"/>
    <w:basedOn w:val="Phngmcinhcuaoanvn"/>
    <w:link w:val="ThnVnban"/>
    <w:uiPriority w:val="1"/>
    <w:rsid w:val="00DA7005"/>
    <w:rPr>
      <w:rFonts w:ascii="Times New Roman" w:eastAsia="Times New Roman" w:hAnsi="Times New Roman" w:cs="Times New Roman"/>
      <w:sz w:val="28"/>
      <w:szCs w:val="26"/>
      <w:lang w:val="vi"/>
    </w:rPr>
  </w:style>
  <w:style w:type="character" w:styleId="Manh">
    <w:name w:val="Strong"/>
    <w:basedOn w:val="Phngmcinhcuaoanvn"/>
    <w:uiPriority w:val="22"/>
    <w:qFormat/>
    <w:rsid w:val="00DA7005"/>
    <w:rPr>
      <w:b/>
      <w:bCs/>
    </w:rPr>
  </w:style>
  <w:style w:type="paragraph" w:styleId="oancuaDanhsach">
    <w:name w:val="List Paragraph"/>
    <w:basedOn w:val="Binhthng"/>
    <w:uiPriority w:val="1"/>
    <w:qFormat/>
    <w:rsid w:val="00DA7005"/>
    <w:pPr>
      <w:widowControl w:val="0"/>
      <w:autoSpaceDE w:val="0"/>
      <w:autoSpaceDN w:val="0"/>
      <w:spacing w:before="147" w:line="240" w:lineRule="auto"/>
      <w:ind w:left="860" w:hanging="361"/>
      <w:jc w:val="left"/>
    </w:pPr>
    <w:rPr>
      <w:sz w:val="28"/>
      <w:szCs w:val="22"/>
      <w:lang w:val="vi"/>
    </w:rPr>
  </w:style>
  <w:style w:type="paragraph" w:styleId="ThngthngWeb">
    <w:name w:val="Normal (Web)"/>
    <w:basedOn w:val="Binhthng"/>
    <w:uiPriority w:val="99"/>
    <w:unhideWhenUsed/>
    <w:rsid w:val="00DA7005"/>
    <w:pPr>
      <w:spacing w:before="100" w:beforeAutospacing="1" w:after="100" w:afterAutospacing="1" w:line="240" w:lineRule="auto"/>
      <w:ind w:firstLine="0"/>
      <w:jc w:val="left"/>
    </w:pPr>
    <w:rPr>
      <w:sz w:val="24"/>
      <w:lang w:val="en-US"/>
    </w:rPr>
  </w:style>
  <w:style w:type="paragraph" w:styleId="Duytlai">
    <w:name w:val="Revision"/>
    <w:hidden/>
    <w:uiPriority w:val="99"/>
    <w:semiHidden/>
    <w:rsid w:val="00FF5612"/>
    <w:pPr>
      <w:spacing w:after="0" w:line="240" w:lineRule="auto"/>
    </w:pPr>
    <w:rPr>
      <w:rFonts w:ascii="Times New Roman" w:eastAsia="Times New Roman" w:hAnsi="Times New Roman" w:cs="Times New Roman"/>
      <w:sz w:val="26"/>
      <w:szCs w:val="24"/>
      <w:lang w:val="vi-VN"/>
    </w:rPr>
  </w:style>
  <w:style w:type="character" w:styleId="Siuktni">
    <w:name w:val="Hyperlink"/>
    <w:basedOn w:val="Phngmcinhcuaoanvn"/>
    <w:uiPriority w:val="99"/>
    <w:unhideWhenUsed/>
    <w:rsid w:val="00FF5612"/>
    <w:rPr>
      <w:color w:val="0000FF"/>
      <w:u w:val="single"/>
    </w:rPr>
  </w:style>
  <w:style w:type="paragraph" w:styleId="Chuthich">
    <w:name w:val="caption"/>
    <w:basedOn w:val="Binhthng"/>
    <w:next w:val="Binhthng"/>
    <w:uiPriority w:val="35"/>
    <w:unhideWhenUsed/>
    <w:qFormat/>
    <w:rsid w:val="00FF5612"/>
    <w:pPr>
      <w:spacing w:before="0" w:after="200" w:line="240" w:lineRule="auto"/>
      <w:ind w:firstLine="0"/>
      <w:jc w:val="left"/>
    </w:pPr>
    <w:rPr>
      <w:rFonts w:eastAsiaTheme="minorHAnsi" w:cstheme="minorBidi"/>
      <w:i/>
      <w:iCs/>
      <w:color w:val="44546A" w:themeColor="text2"/>
      <w:sz w:val="18"/>
      <w:szCs w:val="18"/>
    </w:rPr>
  </w:style>
  <w:style w:type="character" w:customStyle="1" w:styleId="u3Char">
    <w:name w:val="Đầu đề 3 Char"/>
    <w:basedOn w:val="Phngmcinhcuaoanvn"/>
    <w:link w:val="u3"/>
    <w:uiPriority w:val="9"/>
    <w:rsid w:val="00335464"/>
    <w:rPr>
      <w:rFonts w:ascii="Times New Roman" w:eastAsiaTheme="majorEastAsia" w:hAnsi="Times New Roman" w:cstheme="majorBidi"/>
      <w:b/>
      <w:color w:val="000000" w:themeColor="text1"/>
      <w:sz w:val="28"/>
      <w:szCs w:val="24"/>
      <w:lang w:val="vi-VN"/>
    </w:rPr>
  </w:style>
  <w:style w:type="character" w:customStyle="1" w:styleId="fullpost">
    <w:name w:val="fullpost"/>
    <w:basedOn w:val="Phngmcinhcuaoanvn"/>
    <w:rsid w:val="00793BA2"/>
  </w:style>
  <w:style w:type="paragraph" w:styleId="Mucluc2">
    <w:name w:val="toc 2"/>
    <w:basedOn w:val="Binhthng"/>
    <w:next w:val="Binhthng"/>
    <w:autoRedefine/>
    <w:uiPriority w:val="39"/>
    <w:unhideWhenUsed/>
    <w:rsid w:val="00793BA2"/>
    <w:pPr>
      <w:spacing w:before="0" w:after="100" w:line="259" w:lineRule="auto"/>
      <w:ind w:left="280" w:firstLine="0"/>
      <w:jc w:val="left"/>
    </w:pPr>
    <w:rPr>
      <w:rFonts w:eastAsiaTheme="minorHAnsi" w:cstheme="minorBidi"/>
      <w:sz w:val="28"/>
      <w:szCs w:val="22"/>
    </w:rPr>
  </w:style>
  <w:style w:type="paragraph" w:styleId="Bongchuthich">
    <w:name w:val="Balloon Text"/>
    <w:basedOn w:val="Binhthng"/>
    <w:link w:val="BongchuthichChar"/>
    <w:uiPriority w:val="99"/>
    <w:semiHidden/>
    <w:unhideWhenUsed/>
    <w:rsid w:val="00793BA2"/>
    <w:pPr>
      <w:spacing w:before="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93BA2"/>
    <w:rPr>
      <w:rFonts w:ascii="Segoe UI" w:eastAsia="Times New Roman" w:hAnsi="Segoe UI" w:cs="Segoe UI"/>
      <w:sz w:val="18"/>
      <w:szCs w:val="18"/>
      <w:lang w:val="vi-VN"/>
    </w:rPr>
  </w:style>
  <w:style w:type="paragraph" w:styleId="Mucluc1">
    <w:name w:val="toc 1"/>
    <w:basedOn w:val="Binhthng"/>
    <w:next w:val="Binhthng"/>
    <w:autoRedefine/>
    <w:uiPriority w:val="39"/>
    <w:unhideWhenUsed/>
    <w:rsid w:val="00C170C5"/>
    <w:pPr>
      <w:tabs>
        <w:tab w:val="right" w:leader="dot" w:pos="8778"/>
      </w:tabs>
      <w:spacing w:after="100"/>
    </w:pPr>
  </w:style>
  <w:style w:type="paragraph" w:styleId="Mucluc3">
    <w:name w:val="toc 3"/>
    <w:basedOn w:val="Binhthng"/>
    <w:next w:val="Binhthng"/>
    <w:autoRedefine/>
    <w:uiPriority w:val="39"/>
    <w:unhideWhenUsed/>
    <w:rsid w:val="00AB6455"/>
    <w:pPr>
      <w:tabs>
        <w:tab w:val="right" w:leader="dot" w:pos="8778"/>
      </w:tabs>
      <w:spacing w:after="100"/>
      <w:ind w:left="520"/>
    </w:pPr>
    <w:rPr>
      <w:noProof/>
      <w:color w:val="000000" w:themeColor="text1"/>
      <w:lang w:val="en-US"/>
    </w:rPr>
  </w:style>
  <w:style w:type="paragraph" w:styleId="Banghinhminhhoa">
    <w:name w:val="table of figures"/>
    <w:basedOn w:val="Binhthng"/>
    <w:next w:val="Binhthng"/>
    <w:uiPriority w:val="99"/>
    <w:unhideWhenUsed/>
    <w:rsid w:val="00EE20D0"/>
  </w:style>
  <w:style w:type="character" w:styleId="cpChagiiquyt">
    <w:name w:val="Unresolved Mention"/>
    <w:basedOn w:val="Phngmcinhcuaoanvn"/>
    <w:uiPriority w:val="99"/>
    <w:semiHidden/>
    <w:unhideWhenUsed/>
    <w:rsid w:val="00F775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29077">
      <w:bodyDiv w:val="1"/>
      <w:marLeft w:val="0"/>
      <w:marRight w:val="0"/>
      <w:marTop w:val="0"/>
      <w:marBottom w:val="0"/>
      <w:divBdr>
        <w:top w:val="none" w:sz="0" w:space="0" w:color="auto"/>
        <w:left w:val="none" w:sz="0" w:space="0" w:color="auto"/>
        <w:bottom w:val="none" w:sz="0" w:space="0" w:color="auto"/>
        <w:right w:val="none" w:sz="0" w:space="0" w:color="auto"/>
      </w:divBdr>
    </w:div>
    <w:div w:id="1254625835">
      <w:bodyDiv w:val="1"/>
      <w:marLeft w:val="0"/>
      <w:marRight w:val="0"/>
      <w:marTop w:val="0"/>
      <w:marBottom w:val="0"/>
      <w:divBdr>
        <w:top w:val="none" w:sz="0" w:space="0" w:color="auto"/>
        <w:left w:val="none" w:sz="0" w:space="0" w:color="auto"/>
        <w:bottom w:val="none" w:sz="0" w:space="0" w:color="auto"/>
        <w:right w:val="none" w:sz="0" w:space="0" w:color="auto"/>
      </w:divBdr>
      <w:divsChild>
        <w:div w:id="1812674355">
          <w:marLeft w:val="0"/>
          <w:marRight w:val="0"/>
          <w:marTop w:val="0"/>
          <w:marBottom w:val="0"/>
          <w:divBdr>
            <w:top w:val="none" w:sz="0" w:space="0" w:color="auto"/>
            <w:left w:val="none" w:sz="0" w:space="0" w:color="auto"/>
            <w:bottom w:val="none" w:sz="0" w:space="0" w:color="auto"/>
            <w:right w:val="none" w:sz="0" w:space="0" w:color="auto"/>
          </w:divBdr>
          <w:divsChild>
            <w:div w:id="4813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3663">
      <w:bodyDiv w:val="1"/>
      <w:marLeft w:val="0"/>
      <w:marRight w:val="0"/>
      <w:marTop w:val="0"/>
      <w:marBottom w:val="0"/>
      <w:divBdr>
        <w:top w:val="none" w:sz="0" w:space="0" w:color="auto"/>
        <w:left w:val="none" w:sz="0" w:space="0" w:color="auto"/>
        <w:bottom w:val="none" w:sz="0" w:space="0" w:color="auto"/>
        <w:right w:val="none" w:sz="0" w:space="0" w:color="auto"/>
      </w:divBdr>
      <w:divsChild>
        <w:div w:id="1905752909">
          <w:marLeft w:val="0"/>
          <w:marRight w:val="0"/>
          <w:marTop w:val="0"/>
          <w:marBottom w:val="0"/>
          <w:divBdr>
            <w:top w:val="none" w:sz="0" w:space="0" w:color="auto"/>
            <w:left w:val="none" w:sz="0" w:space="0" w:color="auto"/>
            <w:bottom w:val="none" w:sz="0" w:space="0" w:color="auto"/>
            <w:right w:val="none" w:sz="0" w:space="0" w:color="auto"/>
          </w:divBdr>
          <w:divsChild>
            <w:div w:id="12553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033">
      <w:bodyDiv w:val="1"/>
      <w:marLeft w:val="0"/>
      <w:marRight w:val="0"/>
      <w:marTop w:val="0"/>
      <w:marBottom w:val="0"/>
      <w:divBdr>
        <w:top w:val="none" w:sz="0" w:space="0" w:color="auto"/>
        <w:left w:val="none" w:sz="0" w:space="0" w:color="auto"/>
        <w:bottom w:val="none" w:sz="0" w:space="0" w:color="auto"/>
        <w:right w:val="none" w:sz="0" w:space="0" w:color="auto"/>
      </w:divBdr>
      <w:divsChild>
        <w:div w:id="422187175">
          <w:marLeft w:val="0"/>
          <w:marRight w:val="0"/>
          <w:marTop w:val="0"/>
          <w:marBottom w:val="0"/>
          <w:divBdr>
            <w:top w:val="none" w:sz="0" w:space="0" w:color="auto"/>
            <w:left w:val="none" w:sz="0" w:space="0" w:color="auto"/>
            <w:bottom w:val="none" w:sz="0" w:space="0" w:color="auto"/>
            <w:right w:val="none" w:sz="0" w:space="0" w:color="auto"/>
          </w:divBdr>
          <w:divsChild>
            <w:div w:id="7833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World_Wide_Web_Consortium" TargetMode="External"/><Relationship Id="rId21" Type="http://schemas.openxmlformats.org/officeDocument/2006/relationships/hyperlink" Target="http://vi.wikipedia.org/wiki/Ng%C3%B4n_ng%E1%BB%AF_%C4%91%C3%A1nh_d%E1%BA%A5u" TargetMode="External"/><Relationship Id="rId42" Type="http://schemas.openxmlformats.org/officeDocument/2006/relationships/hyperlink" Target="http://vi.wikipedia.org/wiki/C" TargetMode="External"/><Relationship Id="rId47" Type="http://schemas.openxmlformats.org/officeDocument/2006/relationships/hyperlink" Target="http://vi.wikipedia.org/w/index.php?title=%C4%90%E1%BA%A1i_s%E1%BB%91_Bool&amp;action=edit&amp;redlink=1" TargetMode="External"/><Relationship Id="rId63" Type="http://schemas.openxmlformats.org/officeDocument/2006/relationships/image" Target="media/image12.png"/><Relationship Id="rId68" Type="http://schemas.openxmlformats.org/officeDocument/2006/relationships/image" Target="media/image17.png"/><Relationship Id="rId16" Type="http://schemas.openxmlformats.org/officeDocument/2006/relationships/hyperlink" Target="https://vi.wikipedia.org/wiki/T%E1%BB%89nh_th%C3%A0nh_Vi%E1%BB%87t_Nam" TargetMode="External"/><Relationship Id="rId11" Type="http://schemas.openxmlformats.org/officeDocument/2006/relationships/hyperlink" Target="file:///C:\Users\LAPTOPSN\Downloads\&#272;&#7890;-&#193;N-TTDH-NHOM9-&#273;&#7873;c&#432;&#417;ngho&#224;nch&#7881;nh.docx" TargetMode="External"/><Relationship Id="rId24" Type="http://schemas.openxmlformats.org/officeDocument/2006/relationships/hyperlink" Target="http://vi.wikipedia.org/wiki/SGML" TargetMode="External"/><Relationship Id="rId32" Type="http://schemas.openxmlformats.org/officeDocument/2006/relationships/hyperlink" Target="http://vi.wikipedia.org/wiki/Tr%C3%ACnh_bi%C3%AAn_d%E1%BB%8Bch" TargetMode="External"/><Relationship Id="rId37" Type="http://schemas.openxmlformats.org/officeDocument/2006/relationships/hyperlink" Target="http://vi.wikipedia.org/w/index.php?title=Bytecode&amp;action=edit&amp;redlink=1" TargetMode="External"/><Relationship Id="rId40" Type="http://schemas.openxmlformats.org/officeDocument/2006/relationships/hyperlink" Target="http://vi.wikipedia.org/wiki/Perl" TargetMode="External"/><Relationship Id="rId45" Type="http://schemas.openxmlformats.org/officeDocument/2006/relationships/hyperlink" Target="http://vi.wikipedia.org/wiki/C%2B%2B" TargetMode="External"/><Relationship Id="rId53" Type="http://schemas.openxmlformats.org/officeDocument/2006/relationships/hyperlink" Target="https://bizflycloud.vn/tin-tuc/fault-tolerance-la-gi-he-thong-chiu-loi-co-tac-dung-gi-20180716163002091.htm" TargetMode="External"/><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image" Target="media/image3.png"/><Relationship Id="rId14" Type="http://schemas.openxmlformats.org/officeDocument/2006/relationships/hyperlink" Target="https://vi.wikipedia.org/wiki/%C4%90%C3%B4_th%E1%BB%8B_Vi%E1%BB%87t_Nam" TargetMode="External"/><Relationship Id="rId22" Type="http://schemas.openxmlformats.org/officeDocument/2006/relationships/hyperlink" Target="http://vi.wikipedia.org/wiki/Trang_web" TargetMode="External"/><Relationship Id="rId27" Type="http://schemas.openxmlformats.org/officeDocument/2006/relationships/hyperlink" Target="http://vi.wikipedia.org/wiki/World_Wide_Web_Consortium" TargetMode="External"/><Relationship Id="rId30" Type="http://schemas.openxmlformats.org/officeDocument/2006/relationships/hyperlink" Target="http://vi.wikipedia.org/wiki/Ng%C3%B4n_ng%E1%BB%AF_l%E1%BA%ADp_tr%C3%ACnh" TargetMode="External"/><Relationship Id="rId35" Type="http://schemas.openxmlformats.org/officeDocument/2006/relationships/hyperlink" Target="http://vi.wikipedia.org/wiki/M%C3%A3_m%C3%A1y" TargetMode="External"/><Relationship Id="rId43" Type="http://schemas.openxmlformats.org/officeDocument/2006/relationships/hyperlink" Target="http://vi.wikipedia.org/wiki/C%C3%BA_ph%C3%A1p" TargetMode="External"/><Relationship Id="rId48" Type="http://schemas.openxmlformats.org/officeDocument/2006/relationships/hyperlink" Target="http://vi.wikipedia.org/w/index.php?title=Ng%C3%A0y_th%C3%A1ng&amp;action=edit&amp;redlink=1" TargetMode="Externa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i.wikipedia.org/wiki/Bi%E1%BB%83u_th%E1%BB%A9c_t%C3%ACm_ki%E1%BA%BFm" TargetMode="External"/><Relationship Id="rId72" Type="http://schemas.openxmlformats.org/officeDocument/2006/relationships/hyperlink" Target="https://hanoi.gov.vn/diachihanoi/-/hn/RtLibd2X8kEn/1001/124742/gioi-thieu-tong-quan-va-khai-quat-ve-ia-li-thanh-pho-ha-noi.html;jsessionid=+Hqeg+6-bNoSbI4itLs30Drk.app2" TargetMode="External"/><Relationship Id="rId3" Type="http://schemas.openxmlformats.org/officeDocument/2006/relationships/styles" Target="styles.xml"/><Relationship Id="rId12" Type="http://schemas.openxmlformats.org/officeDocument/2006/relationships/hyperlink" Target="https://vi.wikipedia.org/wiki/Th%E1%BB%A7_%C4%91%C3%B4" TargetMode="External"/><Relationship Id="rId17" Type="http://schemas.openxmlformats.org/officeDocument/2006/relationships/hyperlink" Target="https://vi.wikipedia.org/wiki/Huy%E1%BB%87n_(Vi%E1%BB%87t_Nam)" TargetMode="External"/><Relationship Id="rId25" Type="http://schemas.openxmlformats.org/officeDocument/2006/relationships/hyperlink" Target="http://vi.wikipedia.org/wiki/Internet" TargetMode="External"/><Relationship Id="rId33" Type="http://schemas.openxmlformats.org/officeDocument/2006/relationships/hyperlink" Target="http://vi.wikipedia.org/wiki/M%C3%A3_ngu%E1%BB%93n" TargetMode="External"/><Relationship Id="rId38" Type="http://schemas.openxmlformats.org/officeDocument/2006/relationships/hyperlink" Target="http://vi.wikipedia.org/wiki/C%2B%2B" TargetMode="External"/><Relationship Id="rId46" Type="http://schemas.openxmlformats.org/officeDocument/2006/relationships/hyperlink" Target="https://www.bitdegree.org/learn/javascript-basics/"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vi.wikipedia.org/wiki/Java_(ng%C3%B4n_ng%E1%BB%AF_l%E1%BA%ADp_tr%C3%ACnh)" TargetMode="External"/><Relationship Id="rId41" Type="http://schemas.openxmlformats.org/officeDocument/2006/relationships/hyperlink" Target="http://vi.wikipedia.org/wiki/PHP" TargetMode="External"/><Relationship Id="rId54" Type="http://schemas.openxmlformats.org/officeDocument/2006/relationships/hyperlink" Target="https://extract.bbbike.org"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i%E1%BB%87t_Nam" TargetMode="External"/><Relationship Id="rId23" Type="http://schemas.openxmlformats.org/officeDocument/2006/relationships/hyperlink" Target="http://vi.wikipedia.org/wiki/World_Wide_Web" TargetMode="External"/><Relationship Id="rId28" Type="http://schemas.openxmlformats.org/officeDocument/2006/relationships/hyperlink" Target="http://vi.wikipedia.org/wiki/HTML5" TargetMode="External"/><Relationship Id="rId36" Type="http://schemas.openxmlformats.org/officeDocument/2006/relationships/hyperlink" Target="http://vi.wikipedia.org/wiki/Tr%C3%ACnh_th%C3%B4ng_d%E1%BB%8Bch" TargetMode="External"/><Relationship Id="rId49" Type="http://schemas.openxmlformats.org/officeDocument/2006/relationships/hyperlink" Target="http://vi.wikipedia.org/wiki/To%C3%A1n_h%E1%BB%8Dc" TargetMode="External"/><Relationship Id="rId57" Type="http://schemas.openxmlformats.org/officeDocument/2006/relationships/image" Target="media/image6.png"/><Relationship Id="rId10" Type="http://schemas.openxmlformats.org/officeDocument/2006/relationships/hyperlink" Target="file:///C:\Users\LAPTOPSN\Downloads\&#272;&#7890;-&#193;N-TTDH-NHOM9-&#273;&#7873;c&#432;&#417;ngho&#224;nch&#7881;nh.docx" TargetMode="External"/><Relationship Id="rId31" Type="http://schemas.openxmlformats.org/officeDocument/2006/relationships/hyperlink" Target="http://vi.wikipedia.org/wiki/L%E1%BA%ADp_tr%C3%ACnh_h%C6%B0%E1%BB%9Bng_%C4%91%E1%BB%91i_t%C6%B0%E1%BB%A3ng" TargetMode="External"/><Relationship Id="rId44" Type="http://schemas.openxmlformats.org/officeDocument/2006/relationships/hyperlink" Target="http://vi.wikipedia.org/wiki/C_(ng%C3%B4n_ng%E1%BB%AF_l%E1%BA%ADp_tr%C3%ACnh)" TargetMode="External"/><Relationship Id="rId52" Type="http://schemas.openxmlformats.org/officeDocument/2006/relationships/hyperlink" Target="https://bizflycloud.vn/tin-tuc/postgresql-la-gi-tim-hieu-ve-co-so-du-lieu-ma-nguon-mo-tien-tien-nhat-the-gioi-20180919175924611.htm"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yperlink" Target="https://www.gso.gov.vn/du-lieu-va-so-lieu-thong-ke/2020/11/ket-qua-toan-bo-tong-dieu-tra-dan-so-va-nha-o-nam-201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Th%C3%A0nh_ph%E1%BB%91_tr%E1%BB%B1c_thu%E1%BB%99c_trung_%C6%B0%C6%A1ng_(Vi%E1%BB%87t_Nam)" TargetMode="External"/><Relationship Id="rId18" Type="http://schemas.openxmlformats.org/officeDocument/2006/relationships/image" Target="media/image2.png"/><Relationship Id="rId39" Type="http://schemas.openxmlformats.org/officeDocument/2006/relationships/hyperlink" Target="http://vi.wikipedia.org/wiki/Python" TargetMode="External"/><Relationship Id="rId34" Type="http://schemas.openxmlformats.org/officeDocument/2006/relationships/hyperlink" Target="http://vi.wikipedia.org/wiki/M%C3%A3_m%C3%A1y" TargetMode="External"/><Relationship Id="rId50" Type="http://schemas.openxmlformats.org/officeDocument/2006/relationships/hyperlink" Target="http://vi.wikipedia.org/wiki/S%E1%BB%91" TargetMode="External"/><Relationship Id="rId55" Type="http://schemas.openxmlformats.org/officeDocument/2006/relationships/image" Target="media/image4.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vi.wikipedia.org/wiki/H%C3%A0_N%E1%BB%99i" TargetMode="External"/><Relationship Id="rId2" Type="http://schemas.openxmlformats.org/officeDocument/2006/relationships/numbering" Target="numbering.xml"/><Relationship Id="rId29" Type="http://schemas.openxmlformats.org/officeDocument/2006/relationships/hyperlink" Target="http://vi.wikipedia.org/wiki/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95C20-4829-442A-B659-036F6CCBD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31</Pages>
  <Words>5496</Words>
  <Characters>31333</Characters>
  <Application>Microsoft Office Word</Application>
  <DocSecurity>0</DocSecurity>
  <Lines>261</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TAM</dc:creator>
  <cp:keywords/>
  <dc:description/>
  <cp:lastModifiedBy>DUONG CHI KIEN</cp:lastModifiedBy>
  <cp:revision>37</cp:revision>
  <dcterms:created xsi:type="dcterms:W3CDTF">2021-11-03T16:25:00Z</dcterms:created>
  <dcterms:modified xsi:type="dcterms:W3CDTF">2021-12-15T00:50:00Z</dcterms:modified>
</cp:coreProperties>
</file>